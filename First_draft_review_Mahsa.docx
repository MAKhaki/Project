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3C18C" w14:textId="74DAE14D" w:rsidR="00915AB3" w:rsidRPr="0003470A" w:rsidRDefault="00915AB3" w:rsidP="00204E81">
      <w:pPr>
        <w:jc w:val="both"/>
        <w:rPr>
          <w:b/>
          <w:bCs/>
        </w:rPr>
      </w:pPr>
      <w:r w:rsidRPr="0003470A">
        <w:rPr>
          <w:b/>
          <w:bCs/>
        </w:rPr>
        <w:t xml:space="preserve">EEOB-563 Final Project </w:t>
      </w:r>
      <w:r w:rsidR="00DE1282">
        <w:rPr>
          <w:b/>
          <w:bCs/>
        </w:rPr>
        <w:t xml:space="preserve">Draft </w:t>
      </w:r>
      <w:commentRangeStart w:id="0"/>
      <w:r w:rsidR="00DE1282">
        <w:rPr>
          <w:b/>
          <w:bCs/>
        </w:rPr>
        <w:t>1</w:t>
      </w:r>
      <w:commentRangeEnd w:id="0"/>
      <w:r w:rsidR="00993916">
        <w:rPr>
          <w:rStyle w:val="CommentReference"/>
        </w:rPr>
        <w:commentReference w:id="0"/>
      </w:r>
    </w:p>
    <w:p w14:paraId="59F8E5F5" w14:textId="77777777" w:rsidR="00915AB3" w:rsidRDefault="00915AB3" w:rsidP="00204E81">
      <w:pPr>
        <w:jc w:val="both"/>
      </w:pPr>
    </w:p>
    <w:p w14:paraId="188407B6" w14:textId="77777777" w:rsidR="00915AB3" w:rsidRDefault="00915AB3" w:rsidP="00204E81">
      <w:pPr>
        <w:jc w:val="both"/>
      </w:pPr>
    </w:p>
    <w:p w14:paraId="3E88F576" w14:textId="23DA88EF" w:rsidR="00F773DF" w:rsidRPr="00915AB3" w:rsidRDefault="00915AB3" w:rsidP="00204E81">
      <w:pPr>
        <w:jc w:val="both"/>
        <w:rPr>
          <w:b/>
          <w:bCs/>
        </w:rPr>
      </w:pPr>
      <w:r w:rsidRPr="00915AB3">
        <w:rPr>
          <w:b/>
          <w:bCs/>
        </w:rPr>
        <w:t>Introduction</w:t>
      </w:r>
    </w:p>
    <w:p w14:paraId="231BE75A" w14:textId="41540A7E" w:rsidR="00915AB3" w:rsidRDefault="00915AB3" w:rsidP="00204E81">
      <w:pPr>
        <w:jc w:val="both"/>
      </w:pPr>
      <w:r>
        <w:t xml:space="preserve">While animal mitochondrial DNA (mtDNA) has traditionally been depicted as a uniform, circular molecule encompassing a conserved set of genes (Gray et al. 1999, 2004; Gualberto et al. 2014; Smith and Keeling 2015), multiple exceptions to this general picture exist (Lavrov and </w:t>
      </w:r>
      <w:proofErr w:type="spellStart"/>
      <w:r>
        <w:t>Pett</w:t>
      </w:r>
      <w:proofErr w:type="spellEnd"/>
      <w:r>
        <w:t xml:space="preserve"> 2016). </w:t>
      </w:r>
      <w:proofErr w:type="gramStart"/>
      <w:r>
        <w:t>In particular, transitions</w:t>
      </w:r>
      <w:proofErr w:type="gramEnd"/>
      <w:r>
        <w:t xml:space="preserve"> from circular to linear mitochondrial genome architecture have occurred independently in at least three groups of animals, having been reported extensively among non-bilaterian lineages such as </w:t>
      </w:r>
      <w:proofErr w:type="spellStart"/>
      <w:r>
        <w:t>Medusozoa</w:t>
      </w:r>
      <w:proofErr w:type="spellEnd"/>
      <w:r>
        <w:t xml:space="preserve"> (Cnidaria) and </w:t>
      </w:r>
      <w:proofErr w:type="spellStart"/>
      <w:r>
        <w:t>Calcarea</w:t>
      </w:r>
      <w:proofErr w:type="spellEnd"/>
      <w:r>
        <w:t xml:space="preserve"> (Porifera) and within Bilateria in at least fifteen species of isopods (Bridge et al. 1992; Doublet et al. 2012; Lavrov et al. 2013). </w:t>
      </w:r>
    </w:p>
    <w:p w14:paraId="277A430F" w14:textId="4518BC81" w:rsidR="0003470A" w:rsidRDefault="00915AB3" w:rsidP="00204E81">
      <w:pPr>
        <w:jc w:val="both"/>
      </w:pPr>
      <w:r>
        <w:t>Linear mtDNA architecture is ubiquitous among the medusozoan cnidarians, suggesting that it is an ancestral trait that first evolved in the group's common ancestor</w:t>
      </w:r>
      <w:r w:rsidR="0003470A">
        <w:t>. M</w:t>
      </w:r>
      <w:r>
        <w:t xml:space="preserve">edusozoan mtDNA </w:t>
      </w:r>
      <w:r w:rsidR="0003470A">
        <w:t xml:space="preserve">also </w:t>
      </w:r>
      <w:r>
        <w:t xml:space="preserve">includes an extra open reading frame (ORF) resembling DNA-polymerase, termed </w:t>
      </w:r>
      <w:proofErr w:type="spellStart"/>
      <w:r>
        <w:t>polB</w:t>
      </w:r>
      <w:proofErr w:type="spellEnd"/>
      <w:r>
        <w:t xml:space="preserve">, and inverted terminal repeats (ITRs) that, in some hydrozoans, may contain a portion of </w:t>
      </w:r>
      <w:r w:rsidRPr="00066DD2">
        <w:rPr>
          <w:i/>
          <w:iCs/>
        </w:rPr>
        <w:t>cox1</w:t>
      </w:r>
      <w:r>
        <w:t xml:space="preserve"> (Kayal et al. 2012). Within </w:t>
      </w:r>
      <w:proofErr w:type="spellStart"/>
      <w:r>
        <w:t>Calcarea</w:t>
      </w:r>
      <w:proofErr w:type="spellEnd"/>
      <w:r>
        <w:t xml:space="preserve">, all mitogenomes appear linear and multipartite (Lavrov et al. 2013, 2016). There appear to be two unique cases of linear </w:t>
      </w:r>
      <w:proofErr w:type="spellStart"/>
      <w:r>
        <w:t>mtDNA</w:t>
      </w:r>
      <w:proofErr w:type="spellEnd"/>
      <w:r>
        <w:t xml:space="preserve"> within </w:t>
      </w:r>
      <w:proofErr w:type="spellStart"/>
      <w:r w:rsidR="0003470A">
        <w:t>c</w:t>
      </w:r>
      <w:r>
        <w:t>alcarea</w:t>
      </w:r>
      <w:proofErr w:type="spellEnd"/>
      <w:r>
        <w:t xml:space="preserve">. Within </w:t>
      </w:r>
      <w:proofErr w:type="spellStart"/>
      <w:r w:rsidRPr="00915AB3">
        <w:rPr>
          <w:i/>
          <w:iCs/>
        </w:rPr>
        <w:t>Clathrina</w:t>
      </w:r>
      <w:proofErr w:type="spellEnd"/>
      <w:r>
        <w:rPr>
          <w:i/>
          <w:iCs/>
        </w:rPr>
        <w:t xml:space="preserve"> </w:t>
      </w:r>
      <w:r>
        <w:t xml:space="preserve">the </w:t>
      </w:r>
      <w:proofErr w:type="spellStart"/>
      <w:r>
        <w:t>mtDNA</w:t>
      </w:r>
      <w:proofErr w:type="spellEnd"/>
      <w:r>
        <w:t xml:space="preserve"> exists as a few chromosomes where a large proportion of it is repetitive DNA and the ends of the chromosomes are identical. While</w:t>
      </w:r>
      <w:r w:rsidR="0003470A">
        <w:t xml:space="preserve"> in</w:t>
      </w:r>
      <w:r>
        <w:t xml:space="preserve"> others</w:t>
      </w:r>
      <w:r w:rsidR="0003470A">
        <w:t xml:space="preserve"> it</w:t>
      </w:r>
      <w:r>
        <w:t xml:space="preserve"> </w:t>
      </w:r>
      <w:r w:rsidR="0003470A">
        <w:t>appears</w:t>
      </w:r>
      <w:r>
        <w:t xml:space="preserve"> to </w:t>
      </w:r>
      <w:r w:rsidR="0003470A">
        <w:t>be composed of</w:t>
      </w:r>
      <w:r>
        <w:t xml:space="preserve"> many chromosomes, with nearly 1 gene per chromosome, and many of these are “empty chromosomes” containing no identifiable coding sequences.</w:t>
      </w:r>
      <w:r w:rsidR="0003470A">
        <w:t xml:space="preserve"> </w:t>
      </w:r>
      <w:r>
        <w:t xml:space="preserve">Among isopod crustaceans, multiple members of the family </w:t>
      </w:r>
      <w:proofErr w:type="spellStart"/>
      <w:r>
        <w:t>Oniscidea</w:t>
      </w:r>
      <w:proofErr w:type="spellEnd"/>
      <w:r>
        <w:t xml:space="preserve"> have a mitogenome consisting of two molecules, a circular dimer formed from the fusion of two monomers in opposite polarities and a linear monomer (Doublet et al. 2012). The differences among linear mtDNA within metazoan suggests that perhaps there are more than one mechanism that can lead to linearization of mtDNA</w:t>
      </w:r>
      <w:r w:rsidR="0003470A">
        <w:t>.</w:t>
      </w:r>
    </w:p>
    <w:p w14:paraId="68DA256E" w14:textId="13116777" w:rsidR="0003470A" w:rsidRDefault="0003470A" w:rsidP="00204E81">
      <w:pPr>
        <w:jc w:val="both"/>
      </w:pPr>
    </w:p>
    <w:p w14:paraId="12A3FB4C" w14:textId="435A25E5" w:rsidR="00915AB3" w:rsidRDefault="00915AB3" w:rsidP="00204E81">
      <w:pPr>
        <w:jc w:val="both"/>
      </w:pPr>
      <w:r>
        <w:t xml:space="preserve">Outside </w:t>
      </w:r>
      <w:proofErr w:type="spellStart"/>
      <w:r>
        <w:t>metazoa</w:t>
      </w:r>
      <w:proofErr w:type="spellEnd"/>
      <w:r>
        <w:t xml:space="preserve">, linear </w:t>
      </w:r>
      <w:proofErr w:type="spellStart"/>
      <w:r>
        <w:t>mtDNA</w:t>
      </w:r>
      <w:proofErr w:type="spellEnd"/>
      <w:r>
        <w:t xml:space="preserve"> with ITRs has been reported in multiple lineages of fungi, plants, and other eukaryotes (</w:t>
      </w:r>
      <w:proofErr w:type="spellStart"/>
      <w:r>
        <w:t>Zardoya</w:t>
      </w:r>
      <w:proofErr w:type="spellEnd"/>
      <w:r>
        <w:t xml:space="preserve"> 2022). Within fungi, linear mtDNA arrangement is hypothesized to result from the integration of linear mitochondrial plasmids that encode DNA polymerase B (</w:t>
      </w:r>
      <w:proofErr w:type="spellStart"/>
      <w:r>
        <w:t>Mouhamadou</w:t>
      </w:r>
      <w:proofErr w:type="spellEnd"/>
      <w:r>
        <w:t xml:space="preserve"> et al. 2004). It has been </w:t>
      </w:r>
      <w:r w:rsidR="0003470A">
        <w:t>hypothesized</w:t>
      </w:r>
      <w:r>
        <w:t xml:space="preserve"> that among Medusozoa the transition to the linear mt</w:t>
      </w:r>
      <w:r w:rsidR="0003470A">
        <w:t>DNA</w:t>
      </w:r>
      <w:r>
        <w:t xml:space="preserve"> occurred via a similar process</w:t>
      </w:r>
      <w:r w:rsidR="0003470A">
        <w:t>, as supported by the presence of a</w:t>
      </w:r>
      <w:r>
        <w:t xml:space="preserve"> DNA-polymerase-B-like ORF (Kayal et al. 2012). </w:t>
      </w:r>
      <w:r w:rsidR="00204E81">
        <w:t>However, the</w:t>
      </w:r>
      <w:r>
        <w:t xml:space="preserve"> transition mechanism between circular and linear genome architecture</w:t>
      </w:r>
      <w:r w:rsidR="00204E81">
        <w:t xml:space="preserve"> in animals</w:t>
      </w:r>
      <w:r>
        <w:t xml:space="preserve"> remains uncertain.</w:t>
      </w:r>
    </w:p>
    <w:p w14:paraId="6E5FE340" w14:textId="42A7046A" w:rsidR="00204E81" w:rsidRDefault="00204E81" w:rsidP="00204E81">
      <w:pPr>
        <w:jc w:val="both"/>
      </w:pPr>
    </w:p>
    <w:p w14:paraId="5C30ED55" w14:textId="5620CA3F" w:rsidR="00915AB3" w:rsidRDefault="006B5E34" w:rsidP="00204E81">
      <w:pPr>
        <w:jc w:val="both"/>
      </w:pPr>
      <w:r>
        <w:rPr>
          <w:noProof/>
        </w:rPr>
        <mc:AlternateContent>
          <mc:Choice Requires="wpg">
            <w:drawing>
              <wp:anchor distT="0" distB="0" distL="114300" distR="114300" simplePos="0" relativeHeight="251660288" behindDoc="0" locked="0" layoutInCell="1" allowOverlap="1" wp14:anchorId="4411015F" wp14:editId="0A3949C5">
                <wp:simplePos x="0" y="0"/>
                <wp:positionH relativeFrom="column">
                  <wp:posOffset>3235810</wp:posOffset>
                </wp:positionH>
                <wp:positionV relativeFrom="paragraph">
                  <wp:posOffset>-1594224</wp:posOffset>
                </wp:positionV>
                <wp:extent cx="3364230" cy="3495675"/>
                <wp:effectExtent l="0" t="0" r="1270" b="0"/>
                <wp:wrapSquare wrapText="bothSides"/>
                <wp:docPr id="2" name="Group 2"/>
                <wp:cNvGraphicFramePr/>
                <a:graphic xmlns:a="http://schemas.openxmlformats.org/drawingml/2006/main">
                  <a:graphicData uri="http://schemas.microsoft.com/office/word/2010/wordprocessingGroup">
                    <wpg:wgp>
                      <wpg:cNvGrpSpPr/>
                      <wpg:grpSpPr>
                        <a:xfrm>
                          <a:off x="0" y="0"/>
                          <a:ext cx="3364230" cy="3495675"/>
                          <a:chOff x="0" y="0"/>
                          <a:chExt cx="3651250" cy="3793490"/>
                        </a:xfrm>
                      </wpg:grpSpPr>
                      <pic:pic xmlns:pic="http://schemas.openxmlformats.org/drawingml/2006/picture">
                        <pic:nvPicPr>
                          <pic:cNvPr id="15" name="Picture 15" descr="Chart, sunburst chart&#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l="4064" t="6240" r="3612" b="5362"/>
                          <a:stretch/>
                        </pic:blipFill>
                        <pic:spPr bwMode="auto">
                          <a:xfrm>
                            <a:off x="0" y="0"/>
                            <a:ext cx="3651250" cy="3495675"/>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0" y="3495675"/>
                            <a:ext cx="3651250" cy="297815"/>
                          </a:xfrm>
                          <a:prstGeom prst="rect">
                            <a:avLst/>
                          </a:prstGeom>
                          <a:solidFill>
                            <a:prstClr val="white"/>
                          </a:solidFill>
                          <a:ln>
                            <a:noFill/>
                          </a:ln>
                        </wps:spPr>
                        <wps:txbx>
                          <w:txbxContent>
                            <w:p w14:paraId="184E76F1" w14:textId="22A413EA" w:rsidR="00204E81" w:rsidRPr="009D7A8F" w:rsidRDefault="00204E81" w:rsidP="00204E81">
                              <w:pPr>
                                <w:pStyle w:val="Caption"/>
                                <w:jc w:val="center"/>
                                <w:rPr>
                                  <w:i w:val="0"/>
                                  <w:iCs w:val="0"/>
                                  <w:color w:val="auto"/>
                                  <w:sz w:val="24"/>
                                  <w:szCs w:val="24"/>
                                </w:rPr>
                              </w:pPr>
                              <w:r w:rsidRPr="009D7A8F">
                                <w:rPr>
                                  <w:b/>
                                  <w:bCs/>
                                  <w:i w:val="0"/>
                                  <w:iCs w:val="0"/>
                                  <w:color w:val="auto"/>
                                  <w:sz w:val="24"/>
                                  <w:szCs w:val="24"/>
                                </w:rPr>
                                <w:t xml:space="preserve">Figure </w:t>
                              </w:r>
                              <w:r w:rsidRPr="009D7A8F">
                                <w:rPr>
                                  <w:b/>
                                  <w:bCs/>
                                  <w:i w:val="0"/>
                                  <w:iCs w:val="0"/>
                                  <w:color w:val="auto"/>
                                  <w:sz w:val="24"/>
                                  <w:szCs w:val="24"/>
                                </w:rPr>
                                <w:fldChar w:fldCharType="begin"/>
                              </w:r>
                              <w:r w:rsidRPr="009D7A8F">
                                <w:rPr>
                                  <w:b/>
                                  <w:bCs/>
                                  <w:i w:val="0"/>
                                  <w:iCs w:val="0"/>
                                  <w:color w:val="auto"/>
                                  <w:sz w:val="24"/>
                                  <w:szCs w:val="24"/>
                                </w:rPr>
                                <w:instrText xml:space="preserve"> SEQ Figure \* ARABIC </w:instrText>
                              </w:r>
                              <w:r w:rsidRPr="009D7A8F">
                                <w:rPr>
                                  <w:b/>
                                  <w:bCs/>
                                  <w:i w:val="0"/>
                                  <w:iCs w:val="0"/>
                                  <w:color w:val="auto"/>
                                  <w:sz w:val="24"/>
                                  <w:szCs w:val="24"/>
                                </w:rPr>
                                <w:fldChar w:fldCharType="separate"/>
                              </w:r>
                              <w:r w:rsidR="00C4215F" w:rsidRPr="009D7A8F">
                                <w:rPr>
                                  <w:b/>
                                  <w:bCs/>
                                  <w:i w:val="0"/>
                                  <w:iCs w:val="0"/>
                                  <w:color w:val="auto"/>
                                  <w:sz w:val="24"/>
                                  <w:szCs w:val="24"/>
                                </w:rPr>
                                <w:t>1</w:t>
                              </w:r>
                              <w:r w:rsidRPr="009D7A8F">
                                <w:rPr>
                                  <w:b/>
                                  <w:bCs/>
                                  <w:i w:val="0"/>
                                  <w:iCs w:val="0"/>
                                  <w:color w:val="auto"/>
                                  <w:sz w:val="24"/>
                                  <w:szCs w:val="24"/>
                                </w:rPr>
                                <w:fldChar w:fldCharType="end"/>
                              </w:r>
                              <w:r w:rsidR="009D7A8F" w:rsidRPr="009D7A8F">
                                <w:rPr>
                                  <w:b/>
                                  <w:bCs/>
                                  <w:i w:val="0"/>
                                  <w:iCs w:val="0"/>
                                  <w:color w:val="auto"/>
                                  <w:sz w:val="24"/>
                                  <w:szCs w:val="24"/>
                                </w:rPr>
                                <w:t>.</w:t>
                              </w:r>
                              <w:r w:rsidRPr="009D7A8F">
                                <w:rPr>
                                  <w:i w:val="0"/>
                                  <w:iCs w:val="0"/>
                                  <w:color w:val="auto"/>
                                  <w:sz w:val="24"/>
                                  <w:szCs w:val="24"/>
                                </w:rPr>
                                <w:t xml:space="preserve"> Acanthella acuta mtDNA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11015F" id="Group 2" o:spid="_x0000_s1026" style="position:absolute;left:0;text-align:left;margin-left:254.8pt;margin-top:-125.55pt;width:264.9pt;height:275.25pt;z-index:251660288;mso-width-relative:margin;mso-height-relative:margin" coordsize="36512,37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Chart, sunburst chart&#10;&#10;Description automatically generated" style="position:absolute;width:36512;height:3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">
                  <v:imagedata r:id="rId10" o:title="Chart, sunburst chart&#10;&#10;Description automatically generated" croptop="4089f" cropbottom="3514f" cropleft="2663f" cropright="2367f"/>
                </v:shape>
                <v:shapetype id="_x0000_t202" coordsize="21600,21600" o:spt="202" path="m,l,21600r21600,l21600,xe">
                  <v:stroke joinstyle="miter"/>
                  <v:path gradientshapeok="t" o:connecttype="rect"/>
                </v:shapetype>
                <v:shape id="Text Box 1" o:spid="_x0000_s1028" type="#_x0000_t202" style="position:absolute;top:34956;width:36512;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184E76F1" w14:textId="22A413EA" w:rsidR="00204E81" w:rsidRPr="009D7A8F" w:rsidRDefault="00204E81" w:rsidP="00204E81">
                        <w:pPr>
                          <w:pStyle w:val="Caption"/>
                          <w:jc w:val="center"/>
                          <w:rPr>
                            <w:i w:val="0"/>
                            <w:iCs w:val="0"/>
                            <w:color w:val="auto"/>
                            <w:sz w:val="24"/>
                            <w:szCs w:val="24"/>
                          </w:rPr>
                        </w:pPr>
                        <w:r w:rsidRPr="009D7A8F">
                          <w:rPr>
                            <w:b/>
                            <w:bCs/>
                            <w:i w:val="0"/>
                            <w:iCs w:val="0"/>
                            <w:color w:val="auto"/>
                            <w:sz w:val="24"/>
                            <w:szCs w:val="24"/>
                          </w:rPr>
                          <w:t xml:space="preserve">Figure </w:t>
                        </w:r>
                        <w:r w:rsidRPr="009D7A8F">
                          <w:rPr>
                            <w:b/>
                            <w:bCs/>
                            <w:i w:val="0"/>
                            <w:iCs w:val="0"/>
                            <w:color w:val="auto"/>
                            <w:sz w:val="24"/>
                            <w:szCs w:val="24"/>
                          </w:rPr>
                          <w:fldChar w:fldCharType="begin"/>
                        </w:r>
                        <w:r w:rsidRPr="009D7A8F">
                          <w:rPr>
                            <w:b/>
                            <w:bCs/>
                            <w:i w:val="0"/>
                            <w:iCs w:val="0"/>
                            <w:color w:val="auto"/>
                            <w:sz w:val="24"/>
                            <w:szCs w:val="24"/>
                          </w:rPr>
                          <w:instrText xml:space="preserve"> SEQ Figure \* ARABIC </w:instrText>
                        </w:r>
                        <w:r w:rsidRPr="009D7A8F">
                          <w:rPr>
                            <w:b/>
                            <w:bCs/>
                            <w:i w:val="0"/>
                            <w:iCs w:val="0"/>
                            <w:color w:val="auto"/>
                            <w:sz w:val="24"/>
                            <w:szCs w:val="24"/>
                          </w:rPr>
                          <w:fldChar w:fldCharType="separate"/>
                        </w:r>
                        <w:r w:rsidR="00C4215F" w:rsidRPr="009D7A8F">
                          <w:rPr>
                            <w:b/>
                            <w:bCs/>
                            <w:i w:val="0"/>
                            <w:iCs w:val="0"/>
                            <w:color w:val="auto"/>
                            <w:sz w:val="24"/>
                            <w:szCs w:val="24"/>
                          </w:rPr>
                          <w:t>1</w:t>
                        </w:r>
                        <w:r w:rsidRPr="009D7A8F">
                          <w:rPr>
                            <w:b/>
                            <w:bCs/>
                            <w:i w:val="0"/>
                            <w:iCs w:val="0"/>
                            <w:color w:val="auto"/>
                            <w:sz w:val="24"/>
                            <w:szCs w:val="24"/>
                          </w:rPr>
                          <w:fldChar w:fldCharType="end"/>
                        </w:r>
                        <w:r w:rsidR="009D7A8F" w:rsidRPr="009D7A8F">
                          <w:rPr>
                            <w:b/>
                            <w:bCs/>
                            <w:i w:val="0"/>
                            <w:iCs w:val="0"/>
                            <w:color w:val="auto"/>
                            <w:sz w:val="24"/>
                            <w:szCs w:val="24"/>
                          </w:rPr>
                          <w:t>.</w:t>
                        </w:r>
                        <w:r w:rsidRPr="009D7A8F">
                          <w:rPr>
                            <w:i w:val="0"/>
                            <w:iCs w:val="0"/>
                            <w:color w:val="auto"/>
                            <w:sz w:val="24"/>
                            <w:szCs w:val="24"/>
                          </w:rPr>
                          <w:t xml:space="preserve"> Acanthella acuta mtDNA</w:t>
                        </w:r>
                      </w:p>
                    </w:txbxContent>
                  </v:textbox>
                </v:shape>
                <w10:wrap type="square"/>
              </v:group>
            </w:pict>
          </mc:Fallback>
        </mc:AlternateContent>
      </w:r>
      <w:r w:rsidR="00915AB3" w:rsidRPr="002368F9">
        <w:rPr>
          <w:i/>
          <w:iCs/>
        </w:rPr>
        <w:t>Acanthella acuta</w:t>
      </w:r>
      <w:r w:rsidR="00915AB3">
        <w:t xml:space="preserve"> (</w:t>
      </w:r>
      <w:proofErr w:type="spellStart"/>
      <w:r w:rsidR="00915AB3">
        <w:t>Bubarida</w:t>
      </w:r>
      <w:proofErr w:type="spellEnd"/>
      <w:r w:rsidR="00915AB3">
        <w:t xml:space="preserve">, Demospongiae) is a relatively common sponge species found in the Mediterranean Sea and the Atlantic Ocean and </w:t>
      </w:r>
      <w:r w:rsidR="00915AB3">
        <w:lastRenderedPageBreak/>
        <w:t xml:space="preserve">was one of the species sampled for our demosponge phylogeny project (Lavrov et al. 2019). </w:t>
      </w:r>
      <w:r w:rsidR="002368F9">
        <w:t xml:space="preserve">Our previous analysis of the </w:t>
      </w:r>
      <w:r w:rsidR="002368F9" w:rsidRPr="002368F9">
        <w:rPr>
          <w:i/>
          <w:iCs/>
        </w:rPr>
        <w:t>A. acuta</w:t>
      </w:r>
      <w:r w:rsidR="002368F9">
        <w:t xml:space="preserve"> mtDNA shows that is possesses a single, relatively large linear mtDNA molecule. The large size of its mt-genome is attributed to the presence of a large ORF resembling DNA-polymerase and RNA-polymerase, </w:t>
      </w:r>
      <w:r w:rsidR="00066DD2">
        <w:t xml:space="preserve">inverted terminal repeats, </w:t>
      </w:r>
      <w:r w:rsidR="002368F9">
        <w:t xml:space="preserve">as well as 3 introns within the genes </w:t>
      </w:r>
      <w:r w:rsidR="002368F9" w:rsidRPr="002368F9">
        <w:rPr>
          <w:i/>
          <w:iCs/>
        </w:rPr>
        <w:t>cox1</w:t>
      </w:r>
      <w:r w:rsidR="002368F9">
        <w:t xml:space="preserve">, </w:t>
      </w:r>
      <w:r w:rsidR="002368F9" w:rsidRPr="002368F9">
        <w:rPr>
          <w:i/>
          <w:iCs/>
        </w:rPr>
        <w:t>cox2</w:t>
      </w:r>
      <w:r w:rsidR="002368F9">
        <w:t xml:space="preserve"> and </w:t>
      </w:r>
      <w:proofErr w:type="spellStart"/>
      <w:r w:rsidR="002368F9" w:rsidRPr="002368F9">
        <w:rPr>
          <w:i/>
          <w:iCs/>
        </w:rPr>
        <w:t>rnl</w:t>
      </w:r>
      <w:proofErr w:type="spellEnd"/>
      <w:r w:rsidR="002368F9">
        <w:t xml:space="preserve">. </w:t>
      </w:r>
      <w:r w:rsidR="00066DD2">
        <w:t xml:space="preserve">We believe the mechanism involved in the linearization of the </w:t>
      </w:r>
      <w:r w:rsidR="00066DD2" w:rsidRPr="00204E81">
        <w:rPr>
          <w:i/>
          <w:iCs/>
        </w:rPr>
        <w:t>A. acuta</w:t>
      </w:r>
      <w:r w:rsidR="00066DD2">
        <w:t xml:space="preserve"> mtDNA is </w:t>
      </w:r>
      <w:proofErr w:type="gramStart"/>
      <w:r w:rsidR="00066DD2">
        <w:t>similar to</w:t>
      </w:r>
      <w:proofErr w:type="gramEnd"/>
      <w:r w:rsidR="00066DD2">
        <w:t xml:space="preserve"> that in medusozoans, as evidenced by the presence of a DNA-polymerase-like ORF and ITRs. Previous phylogenetic analysis of the ORF and introns suggests they </w:t>
      </w:r>
      <w:r w:rsidR="006063B2">
        <w:t xml:space="preserve">might </w:t>
      </w:r>
      <w:r w:rsidR="00066DD2">
        <w:t xml:space="preserve">occur in the </w:t>
      </w:r>
      <w:r w:rsidR="00066DD2" w:rsidRPr="00066DD2">
        <w:rPr>
          <w:i/>
          <w:iCs/>
        </w:rPr>
        <w:t>A. acuta</w:t>
      </w:r>
      <w:r w:rsidR="00066DD2">
        <w:t xml:space="preserve"> mtDNA </w:t>
      </w:r>
      <w:proofErr w:type="gramStart"/>
      <w:r w:rsidR="00066DD2">
        <w:t>as a result of</w:t>
      </w:r>
      <w:proofErr w:type="gramEnd"/>
      <w:r w:rsidR="00066DD2">
        <w:t xml:space="preserve"> horizontal gene transfer. </w:t>
      </w:r>
      <w:proofErr w:type="gramStart"/>
      <w:r w:rsidR="00066DD2">
        <w:t>In order to</w:t>
      </w:r>
      <w:proofErr w:type="gramEnd"/>
      <w:r w:rsidR="00066DD2">
        <w:t xml:space="preserve"> better understand the linearization of mtDNA, it may be pertinent to learn when such HGT events would have occurred and how they impacted the </w:t>
      </w:r>
      <w:r w:rsidR="00066DD2" w:rsidRPr="00066DD2">
        <w:rPr>
          <w:i/>
          <w:iCs/>
        </w:rPr>
        <w:t>A. acuta</w:t>
      </w:r>
      <w:r w:rsidR="00066DD2">
        <w:t xml:space="preserve"> mtDNA architecture. </w:t>
      </w:r>
    </w:p>
    <w:p w14:paraId="1D6C3C4B" w14:textId="427CF2AE" w:rsidR="00915AB3" w:rsidRDefault="00915AB3" w:rsidP="00204E81">
      <w:pPr>
        <w:jc w:val="both"/>
        <w:rPr>
          <w:b/>
          <w:bCs/>
        </w:rPr>
      </w:pPr>
    </w:p>
    <w:p w14:paraId="37A0AFAC" w14:textId="23F5BCE7" w:rsidR="00915AB3" w:rsidRDefault="00915AB3" w:rsidP="00204E81">
      <w:pPr>
        <w:jc w:val="both"/>
        <w:rPr>
          <w:b/>
          <w:bCs/>
        </w:rPr>
      </w:pPr>
      <w:r w:rsidRPr="00915AB3">
        <w:rPr>
          <w:b/>
          <w:bCs/>
        </w:rPr>
        <w:t>Main questions</w:t>
      </w:r>
    </w:p>
    <w:p w14:paraId="7D8C49AD" w14:textId="3DAB805B" w:rsidR="0003470A" w:rsidRDefault="0003470A" w:rsidP="00204E81">
      <w:pPr>
        <w:pStyle w:val="ListParagraph"/>
        <w:numPr>
          <w:ilvl w:val="0"/>
          <w:numId w:val="2"/>
        </w:numPr>
        <w:jc w:val="both"/>
      </w:pPr>
      <w:r>
        <w:t xml:space="preserve">When did the </w:t>
      </w:r>
      <w:r w:rsidRPr="0003470A">
        <w:rPr>
          <w:i/>
          <w:iCs/>
        </w:rPr>
        <w:t xml:space="preserve">A. acuta </w:t>
      </w:r>
      <w:r>
        <w:t>mtDNA acquire the DNA-polymerase like ORF?</w:t>
      </w:r>
    </w:p>
    <w:p w14:paraId="2F875CF3" w14:textId="46F4F316" w:rsidR="0003470A" w:rsidRDefault="0003470A" w:rsidP="00204E81">
      <w:pPr>
        <w:pStyle w:val="ListParagraph"/>
        <w:numPr>
          <w:ilvl w:val="0"/>
          <w:numId w:val="2"/>
        </w:numPr>
        <w:jc w:val="both"/>
      </w:pPr>
      <w:r>
        <w:t xml:space="preserve">When did the </w:t>
      </w:r>
      <w:r w:rsidRPr="0003470A">
        <w:rPr>
          <w:i/>
          <w:iCs/>
        </w:rPr>
        <w:t xml:space="preserve">A. acuta </w:t>
      </w:r>
      <w:r>
        <w:t>mtDNA acquire the introns within its genes?</w:t>
      </w:r>
    </w:p>
    <w:p w14:paraId="476F6101" w14:textId="4E2A21E1" w:rsidR="0003470A" w:rsidRDefault="0003470A" w:rsidP="00204E81">
      <w:pPr>
        <w:pStyle w:val="ListParagraph"/>
        <w:numPr>
          <w:ilvl w:val="0"/>
          <w:numId w:val="2"/>
        </w:numPr>
        <w:jc w:val="both"/>
      </w:pPr>
      <w:r>
        <w:t xml:space="preserve">When did the </w:t>
      </w:r>
      <w:r w:rsidRPr="0003470A">
        <w:rPr>
          <w:i/>
          <w:iCs/>
        </w:rPr>
        <w:t xml:space="preserve">A. acuta </w:t>
      </w:r>
      <w:r>
        <w:t>mtDNA acquire the ITR on its mt-chromosome?</w:t>
      </w:r>
    </w:p>
    <w:p w14:paraId="2141B27F" w14:textId="2A866B15" w:rsidR="0003470A" w:rsidRDefault="0003470A" w:rsidP="00204E81">
      <w:pPr>
        <w:pStyle w:val="ListParagraph"/>
        <w:numPr>
          <w:ilvl w:val="0"/>
          <w:numId w:val="2"/>
        </w:numPr>
        <w:jc w:val="both"/>
      </w:pPr>
      <w:r>
        <w:t xml:space="preserve">What can the order of acquisition of these genomic elements tell us about the process of linearization? </w:t>
      </w:r>
    </w:p>
    <w:p w14:paraId="1893040C" w14:textId="51C6EACC" w:rsidR="00915AB3" w:rsidRDefault="00915AB3" w:rsidP="00204E81">
      <w:pPr>
        <w:jc w:val="both"/>
      </w:pPr>
    </w:p>
    <w:p w14:paraId="7F5CAF89" w14:textId="67340346" w:rsidR="00915AB3" w:rsidRPr="00915AB3" w:rsidRDefault="00E54CB6" w:rsidP="00204E81">
      <w:pPr>
        <w:jc w:val="both"/>
        <w:rPr>
          <w:b/>
          <w:bCs/>
        </w:rPr>
      </w:pPr>
      <w:r>
        <w:rPr>
          <w:b/>
          <w:bCs/>
        </w:rPr>
        <w:t>M</w:t>
      </w:r>
      <w:r w:rsidR="00915AB3" w:rsidRPr="00915AB3">
        <w:rPr>
          <w:b/>
          <w:bCs/>
        </w:rPr>
        <w:t>ethods</w:t>
      </w:r>
    </w:p>
    <w:p w14:paraId="5D8D8FCD" w14:textId="5BACC858" w:rsidR="00E54CB6" w:rsidRPr="00E54CB6" w:rsidRDefault="00E54CB6" w:rsidP="00E54CB6">
      <w:pPr>
        <w:spacing w:before="240"/>
        <w:jc w:val="both"/>
        <w:rPr>
          <w:i/>
          <w:iCs/>
        </w:rPr>
      </w:pPr>
      <w:r w:rsidRPr="00E54CB6">
        <w:rPr>
          <w:i/>
          <w:iCs/>
        </w:rPr>
        <w:t>Phylogenetic Tree Construction</w:t>
      </w:r>
    </w:p>
    <w:p w14:paraId="35F6159C" w14:textId="7DD3CF5C" w:rsidR="00E54CB6" w:rsidRPr="00283A59" w:rsidRDefault="00E54CB6" w:rsidP="00E54CB6">
      <w:pPr>
        <w:spacing w:before="240"/>
        <w:jc w:val="both"/>
      </w:pPr>
      <w:r>
        <w:t xml:space="preserve">Phylogenetic analysis was conducted using sequences from the NCBI BLAST database for the introns (top 100 hits) and the </w:t>
      </w:r>
      <w:proofErr w:type="spellStart"/>
      <w:r>
        <w:t>UniProt</w:t>
      </w:r>
      <w:proofErr w:type="spellEnd"/>
      <w:r>
        <w:t xml:space="preserve"> BLAST database for </w:t>
      </w:r>
      <w:r w:rsidRPr="0083782C">
        <w:rPr>
          <w:i/>
          <w:iCs/>
        </w:rPr>
        <w:t>ORF1540</w:t>
      </w:r>
      <w:r>
        <w:t xml:space="preserve"> (top 50 hits)</w:t>
      </w:r>
      <w:r w:rsidR="00992702">
        <w:t>, along with some sequences reported by Lavrov et al. (2019)</w:t>
      </w:r>
      <w:r>
        <w:t>. Sequences were then filtered using CD-HIT with a similarity threshold of 95%. The filtered sequences were aligned using the MAFFT (</w:t>
      </w:r>
      <w:r w:rsidRPr="00283A59">
        <w:t>v7.511</w:t>
      </w:r>
      <w:r>
        <w:t xml:space="preserve">) on auto settings. Aligned sequences were passed through </w:t>
      </w:r>
      <w:proofErr w:type="spellStart"/>
      <w:r>
        <w:t>GBlocks</w:t>
      </w:r>
      <w:proofErr w:type="spellEnd"/>
      <w:r>
        <w:t xml:space="preserve"> (</w:t>
      </w:r>
      <w:r w:rsidRPr="00346AC0">
        <w:t>-b5=a -p=n</w:t>
      </w:r>
      <w:r>
        <w:t xml:space="preserve">). Phylogenetic trees were constructed using </w:t>
      </w:r>
      <w:proofErr w:type="spellStart"/>
      <w:r>
        <w:t>RAxML</w:t>
      </w:r>
      <w:proofErr w:type="spellEnd"/>
      <w:r>
        <w:t>-NG (v</w:t>
      </w:r>
      <w:r w:rsidRPr="00346AC0">
        <w:t xml:space="preserve"> 1.0.2</w:t>
      </w:r>
      <w:r>
        <w:t xml:space="preserve">) using the WAG model, and bootstrap values were calculated using 200 replicates. </w:t>
      </w:r>
    </w:p>
    <w:p w14:paraId="620730AC" w14:textId="77777777" w:rsidR="00E54CB6" w:rsidRDefault="00E54CB6" w:rsidP="00204E81">
      <w:pPr>
        <w:jc w:val="both"/>
      </w:pPr>
    </w:p>
    <w:p w14:paraId="18FF01E7" w14:textId="4B195AF3" w:rsidR="00E54CB6" w:rsidRPr="00E54CB6" w:rsidRDefault="00E54CB6" w:rsidP="00204E81">
      <w:pPr>
        <w:jc w:val="both"/>
        <w:rPr>
          <w:i/>
          <w:iCs/>
        </w:rPr>
      </w:pPr>
      <w:r w:rsidRPr="00E54CB6">
        <w:rPr>
          <w:i/>
          <w:iCs/>
        </w:rPr>
        <w:t>Distance and Divergence Time Calculations</w:t>
      </w:r>
    </w:p>
    <w:p w14:paraId="22B15197" w14:textId="77777777" w:rsidR="00E54CB6" w:rsidRDefault="00E54CB6" w:rsidP="00204E81">
      <w:pPr>
        <w:jc w:val="both"/>
      </w:pPr>
    </w:p>
    <w:p w14:paraId="67A26A32" w14:textId="77777777" w:rsidR="006063B2" w:rsidRDefault="00E54CB6" w:rsidP="00204E81">
      <w:pPr>
        <w:jc w:val="both"/>
      </w:pPr>
      <w:r>
        <w:t xml:space="preserve">Distance matrices for mitochondrial sequences in </w:t>
      </w:r>
      <w:r>
        <w:rPr>
          <w:i/>
          <w:iCs/>
        </w:rPr>
        <w:t>cox1</w:t>
      </w:r>
      <w:r>
        <w:t xml:space="preserve">, </w:t>
      </w:r>
      <w:r>
        <w:rPr>
          <w:i/>
          <w:iCs/>
        </w:rPr>
        <w:t xml:space="preserve">cox2 </w:t>
      </w:r>
      <w:r>
        <w:t xml:space="preserve">and the parts of the </w:t>
      </w:r>
      <w:r w:rsidRPr="00E54CB6">
        <w:rPr>
          <w:i/>
          <w:iCs/>
        </w:rPr>
        <w:t>ORF1540</w:t>
      </w:r>
      <w:r>
        <w:t xml:space="preserve"> were calculated using the </w:t>
      </w:r>
      <w:r w:rsidRPr="00E54CB6">
        <w:rPr>
          <w:i/>
          <w:iCs/>
        </w:rPr>
        <w:t>A. acuta</w:t>
      </w:r>
      <w:r>
        <w:t xml:space="preserve"> sequences along with at least four of the most closely related sequences as inferred from the phylogenetic trees. </w:t>
      </w:r>
      <w:r w:rsidR="00AD193F">
        <w:t xml:space="preserve">The matrices were constructed </w:t>
      </w:r>
      <w:r w:rsidR="006063B2">
        <w:t>with</w:t>
      </w:r>
      <w:r w:rsidR="00033526">
        <w:t xml:space="preserve"> </w:t>
      </w:r>
      <w:proofErr w:type="spellStart"/>
      <w:r w:rsidR="00033526">
        <w:t>FastME</w:t>
      </w:r>
      <w:proofErr w:type="spellEnd"/>
      <w:r>
        <w:t xml:space="preserve">, using the </w:t>
      </w:r>
      <w:proofErr w:type="spellStart"/>
      <w:r>
        <w:t>mtREV</w:t>
      </w:r>
      <w:proofErr w:type="spellEnd"/>
      <w:r>
        <w:t xml:space="preserve"> model of mitochondrial amino acid substitutions. </w:t>
      </w:r>
      <w:r w:rsidR="006063B2">
        <w:t>FASTA files downloaded from the NCBI database were converted to NEXUS format using EMBOSS.</w:t>
      </w:r>
    </w:p>
    <w:p w14:paraId="569B03C1" w14:textId="77777777" w:rsidR="006063B2" w:rsidRDefault="006063B2" w:rsidP="00204E81">
      <w:pPr>
        <w:jc w:val="both"/>
      </w:pPr>
    </w:p>
    <w:p w14:paraId="3DE9E087" w14:textId="5CD0F02E" w:rsidR="00C933B8" w:rsidRDefault="00AD193F" w:rsidP="00204E81">
      <w:pPr>
        <w:jc w:val="both"/>
      </w:pPr>
      <w:r>
        <w:t xml:space="preserve">The divergence time between </w:t>
      </w:r>
      <w:r w:rsidRPr="00033526">
        <w:rPr>
          <w:i/>
          <w:iCs/>
        </w:rPr>
        <w:t>A. acuta</w:t>
      </w:r>
      <w:r>
        <w:t xml:space="preserve"> and </w:t>
      </w:r>
      <w:r w:rsidRPr="00033526">
        <w:rPr>
          <w:i/>
          <w:iCs/>
        </w:rPr>
        <w:t xml:space="preserve">P. </w:t>
      </w:r>
      <w:proofErr w:type="spellStart"/>
      <w:r w:rsidR="00033526" w:rsidRPr="00033526">
        <w:rPr>
          <w:i/>
          <w:iCs/>
        </w:rPr>
        <w:t>ventilabrum</w:t>
      </w:r>
      <w:proofErr w:type="spellEnd"/>
      <w:r w:rsidR="00033526">
        <w:t xml:space="preserve"> was reported by Lavrov et al. 2019</w:t>
      </w:r>
      <w:r w:rsidR="00107F66">
        <w:t xml:space="preserve"> as 168MYA</w:t>
      </w:r>
      <w:r w:rsidR="00033526">
        <w:t xml:space="preserve">. </w:t>
      </w:r>
      <w:r w:rsidR="000B56B1">
        <w:t xml:space="preserve">Using the distance between </w:t>
      </w:r>
      <w:r w:rsidR="000B56B1" w:rsidRPr="000B56B1">
        <w:rPr>
          <w:i/>
          <w:iCs/>
        </w:rPr>
        <w:t>A. acuta</w:t>
      </w:r>
      <w:r w:rsidR="000B56B1">
        <w:t xml:space="preserve"> and </w:t>
      </w:r>
      <w:r w:rsidR="000B56B1" w:rsidRPr="000B56B1">
        <w:rPr>
          <w:i/>
          <w:iCs/>
        </w:rPr>
        <w:t xml:space="preserve">P. </w:t>
      </w:r>
      <w:proofErr w:type="spellStart"/>
      <w:r w:rsidR="000B56B1" w:rsidRPr="000B56B1">
        <w:rPr>
          <w:i/>
          <w:iCs/>
        </w:rPr>
        <w:t>ventilabrium</w:t>
      </w:r>
      <w:proofErr w:type="spellEnd"/>
      <w:r w:rsidR="000B56B1" w:rsidRPr="000B56B1">
        <w:rPr>
          <w:i/>
          <w:iCs/>
        </w:rPr>
        <w:t xml:space="preserve"> </w:t>
      </w:r>
      <w:r w:rsidR="004624A8">
        <w:t xml:space="preserve">and their divergence time, a rate of change for the </w:t>
      </w:r>
      <w:r w:rsidR="004624A8" w:rsidRPr="004624A8">
        <w:rPr>
          <w:i/>
          <w:iCs/>
        </w:rPr>
        <w:t>cox1</w:t>
      </w:r>
      <w:r w:rsidR="004624A8">
        <w:t xml:space="preserve"> intron was calculated</w:t>
      </w:r>
      <w:r w:rsidR="00C933B8">
        <w:t xml:space="preserve"> using the formula:</w:t>
      </w:r>
    </w:p>
    <w:p w14:paraId="21C07D84" w14:textId="77777777" w:rsidR="006063B2" w:rsidRDefault="006063B2" w:rsidP="00204E81">
      <w:pPr>
        <w:jc w:val="both"/>
      </w:pPr>
    </w:p>
    <w:p w14:paraId="7C11C405" w14:textId="305AE953" w:rsidR="00C933B8" w:rsidRPr="00C933B8" w:rsidRDefault="00000000" w:rsidP="00C933B8">
      <w:pPr>
        <w:jc w:val="center"/>
      </w:pPr>
      <m:oMathPara>
        <m:oMath>
          <m:f>
            <m:fPr>
              <m:ctrlPr>
                <w:rPr>
                  <w:rFonts w:ascii="Cambria Math" w:hAnsi="Cambria Math"/>
                  <w:i/>
                </w:rPr>
              </m:ctrlPr>
            </m:fPr>
            <m:num>
              <m:r>
                <w:rPr>
                  <w:rFonts w:ascii="Cambria Math" w:hAnsi="Cambria Math"/>
                </w:rPr>
                <m:t>distance</m:t>
              </m:r>
            </m:num>
            <m:den>
              <m:r>
                <w:rPr>
                  <w:rFonts w:ascii="Cambria Math" w:hAnsi="Cambria Math"/>
                </w:rPr>
                <m:t>time of divergence</m:t>
              </m:r>
            </m:den>
          </m:f>
          <m:r>
            <w:rPr>
              <w:rFonts w:ascii="Cambria Math" w:hAnsi="Cambria Math"/>
            </w:rPr>
            <m:t>=rate of change</m:t>
          </m:r>
        </m:oMath>
      </m:oMathPara>
    </w:p>
    <w:p w14:paraId="1FEEFFD6" w14:textId="77777777" w:rsidR="00C933B8" w:rsidRDefault="00C933B8" w:rsidP="00C933B8">
      <w:pPr>
        <w:jc w:val="center"/>
      </w:pPr>
    </w:p>
    <w:p w14:paraId="006A33EA" w14:textId="77777777" w:rsidR="00C813F1" w:rsidRDefault="004624A8" w:rsidP="00C813F1">
      <w:pPr>
        <w:jc w:val="both"/>
        <w:rPr>
          <w:i/>
          <w:iCs/>
          <w:u w:val="single"/>
        </w:rPr>
      </w:pPr>
      <w:proofErr w:type="gramStart"/>
      <w:r>
        <w:t>Assuming that</w:t>
      </w:r>
      <w:proofErr w:type="gramEnd"/>
      <w:r>
        <w:t xml:space="preserve"> the rate of change for introns within the </w:t>
      </w:r>
      <w:r>
        <w:rPr>
          <w:i/>
          <w:iCs/>
        </w:rPr>
        <w:t xml:space="preserve">A. acuta </w:t>
      </w:r>
      <w:r>
        <w:t xml:space="preserve">mt-genome </w:t>
      </w:r>
      <w:r w:rsidR="00AA3FFC">
        <w:t>remains constant</w:t>
      </w:r>
      <w:r>
        <w:t xml:space="preserve">, a divergence time was calculated for the </w:t>
      </w:r>
      <w:r>
        <w:rPr>
          <w:i/>
          <w:iCs/>
        </w:rPr>
        <w:t xml:space="preserve">cox2 </w:t>
      </w:r>
      <w:r>
        <w:t xml:space="preserve">intron in </w:t>
      </w:r>
      <w:r>
        <w:rPr>
          <w:i/>
          <w:iCs/>
        </w:rPr>
        <w:t xml:space="preserve">A. acuta </w:t>
      </w:r>
      <w:r>
        <w:t xml:space="preserve">and the algae </w:t>
      </w:r>
      <w:proofErr w:type="spellStart"/>
      <w:r w:rsidRPr="004624A8">
        <w:rPr>
          <w:i/>
          <w:iCs/>
        </w:rPr>
        <w:t>Coleochaete</w:t>
      </w:r>
      <w:proofErr w:type="spellEnd"/>
      <w:r w:rsidRPr="004624A8">
        <w:rPr>
          <w:i/>
          <w:iCs/>
        </w:rPr>
        <w:t xml:space="preserve"> </w:t>
      </w:r>
      <w:proofErr w:type="spellStart"/>
      <w:r w:rsidRPr="004624A8">
        <w:rPr>
          <w:i/>
          <w:iCs/>
        </w:rPr>
        <w:t>scutata</w:t>
      </w:r>
      <w:proofErr w:type="spellEnd"/>
      <w:r>
        <w:rPr>
          <w:i/>
          <w:iCs/>
        </w:rPr>
        <w:t xml:space="preserve"> </w:t>
      </w:r>
      <w:r>
        <w:t xml:space="preserve">and </w:t>
      </w:r>
      <w:proofErr w:type="spellStart"/>
      <w:r w:rsidRPr="00C933B8">
        <w:rPr>
          <w:i/>
          <w:iCs/>
        </w:rPr>
        <w:t>Nitella</w:t>
      </w:r>
      <w:proofErr w:type="spellEnd"/>
      <w:r w:rsidRPr="00C933B8">
        <w:rPr>
          <w:i/>
          <w:iCs/>
        </w:rPr>
        <w:t xml:space="preserve"> hyaline</w:t>
      </w:r>
      <w:r>
        <w:t>.</w:t>
      </w:r>
      <w:r w:rsidR="00C933B8">
        <w:t xml:space="preserve"> </w:t>
      </w:r>
    </w:p>
    <w:p w14:paraId="5FEEE754" w14:textId="77777777" w:rsidR="00C813F1" w:rsidRDefault="00C813F1" w:rsidP="00C813F1">
      <w:pPr>
        <w:jc w:val="both"/>
        <w:rPr>
          <w:i/>
          <w:iCs/>
          <w:u w:val="single"/>
        </w:rPr>
      </w:pPr>
    </w:p>
    <w:p w14:paraId="05EFF5FA" w14:textId="663089FA" w:rsidR="0003470A" w:rsidRDefault="00C813F1" w:rsidP="00C813F1">
      <w:pPr>
        <w:jc w:val="both"/>
        <w:rPr>
          <w:b/>
          <w:bCs/>
        </w:rPr>
      </w:pPr>
      <w:r w:rsidRPr="00C813F1">
        <w:rPr>
          <w:b/>
          <w:bCs/>
        </w:rPr>
        <w:t>Results</w:t>
      </w:r>
      <w:r w:rsidR="0003470A" w:rsidRPr="00C813F1">
        <w:rPr>
          <w:b/>
          <w:bCs/>
        </w:rPr>
        <w:t xml:space="preserve"> </w:t>
      </w:r>
      <w:r w:rsidR="00177DE6">
        <w:rPr>
          <w:b/>
          <w:bCs/>
        </w:rPr>
        <w:t>and Discussion</w:t>
      </w:r>
    </w:p>
    <w:p w14:paraId="768BA346" w14:textId="77777777" w:rsidR="00311C07" w:rsidRDefault="00311C07" w:rsidP="00F67D87">
      <w:pPr>
        <w:jc w:val="both"/>
      </w:pPr>
    </w:p>
    <w:p w14:paraId="0CD043B3" w14:textId="4E24A34C" w:rsidR="006063B2" w:rsidRPr="006063B2" w:rsidRDefault="006063B2" w:rsidP="00F67D87">
      <w:pPr>
        <w:jc w:val="both"/>
        <w:rPr>
          <w:i/>
          <w:iCs/>
        </w:rPr>
      </w:pPr>
      <w:r w:rsidRPr="006063B2">
        <w:rPr>
          <w:i/>
          <w:iCs/>
        </w:rPr>
        <w:t>Cox1 and cox2 introns</w:t>
      </w:r>
    </w:p>
    <w:p w14:paraId="6C6C943B" w14:textId="77777777" w:rsidR="006063B2" w:rsidRDefault="006063B2" w:rsidP="008F3571">
      <w:pPr>
        <w:jc w:val="both"/>
      </w:pPr>
    </w:p>
    <w:p w14:paraId="0A6C21BF" w14:textId="122339C9" w:rsidR="008F3571" w:rsidRPr="00907922" w:rsidRDefault="006063B2" w:rsidP="008F3571">
      <w:pPr>
        <w:jc w:val="both"/>
      </w:pPr>
      <w:r>
        <w:t>While i</w:t>
      </w:r>
      <w:r w:rsidR="00AD31D3">
        <w:t xml:space="preserve">nitial analysis of both introns suggested that they might have been horizontally transferred into the </w:t>
      </w:r>
      <w:r w:rsidR="00AD31D3">
        <w:rPr>
          <w:i/>
          <w:iCs/>
        </w:rPr>
        <w:t xml:space="preserve">A. acuta </w:t>
      </w:r>
      <w:r w:rsidR="00AD31D3">
        <w:t>mtDNA</w:t>
      </w:r>
      <w:r>
        <w:t>,</w:t>
      </w:r>
      <w:r w:rsidR="00AD31D3">
        <w:t xml:space="preserve"> </w:t>
      </w:r>
      <w:r w:rsidR="00C813F1">
        <w:t>Maximum Likelihood reconstruction</w:t>
      </w:r>
      <w:r>
        <w:t>,</w:t>
      </w:r>
      <w:r w:rsidR="00C813F1">
        <w:t xml:space="preserve"> </w:t>
      </w:r>
      <w:r>
        <w:t>with the</w:t>
      </w:r>
      <w:r w:rsidR="00AD31D3">
        <w:t xml:space="preserve"> inclusion of data from Lavrov et al. </w:t>
      </w:r>
      <w:proofErr w:type="gramStart"/>
      <w:r w:rsidR="00AD31D3">
        <w:t>2019</w:t>
      </w:r>
      <w:r>
        <w:t>,</w:t>
      </w:r>
      <w:proofErr w:type="gramEnd"/>
      <w:r w:rsidR="00AD31D3">
        <w:t xml:space="preserve"> </w:t>
      </w:r>
      <w:r w:rsidR="00907922">
        <w:t xml:space="preserve">of the </w:t>
      </w:r>
      <w:r w:rsidR="00907922" w:rsidRPr="00907922">
        <w:rPr>
          <w:i/>
          <w:iCs/>
        </w:rPr>
        <w:t>cox1</w:t>
      </w:r>
      <w:r w:rsidR="00907922">
        <w:rPr>
          <w:i/>
          <w:iCs/>
        </w:rPr>
        <w:t xml:space="preserve"> </w:t>
      </w:r>
      <w:r w:rsidR="00907922">
        <w:t xml:space="preserve">intron </w:t>
      </w:r>
      <w:r w:rsidR="00177DE6">
        <w:t xml:space="preserve">reveals that all demosponges </w:t>
      </w:r>
      <w:r w:rsidR="000607D3">
        <w:t>included in this analysis</w:t>
      </w:r>
      <w:r w:rsidR="00177DE6">
        <w:t xml:space="preserve"> form a</w:t>
      </w:r>
      <w:r w:rsidR="000607D3">
        <w:t xml:space="preserve"> monophyletic</w:t>
      </w:r>
      <w:r w:rsidR="00177DE6">
        <w:t xml:space="preserve"> clade</w:t>
      </w:r>
      <w:r w:rsidR="000607D3">
        <w:t>, suggesting that it is</w:t>
      </w:r>
      <w:r>
        <w:t xml:space="preserve"> instead</w:t>
      </w:r>
      <w:r w:rsidR="00AD31D3">
        <w:t xml:space="preserve"> </w:t>
      </w:r>
      <w:r w:rsidR="000607D3">
        <w:t>vertically inherited</w:t>
      </w:r>
      <w:r w:rsidR="00177DE6">
        <w:t>.</w:t>
      </w:r>
      <w:r w:rsidR="000607D3">
        <w:t xml:space="preserve"> </w:t>
      </w:r>
      <w:r w:rsidR="00F67D87">
        <w:t xml:space="preserve">The </w:t>
      </w:r>
      <w:r w:rsidR="00F67D87" w:rsidRPr="00F67D87">
        <w:rPr>
          <w:i/>
          <w:iCs/>
        </w:rPr>
        <w:t>cox2</w:t>
      </w:r>
      <w:r w:rsidR="00F67D87">
        <w:t xml:space="preserve"> intron clustered close to the green algae</w:t>
      </w:r>
      <w:r>
        <w:t>,</w:t>
      </w:r>
      <w:r w:rsidR="00F67D87">
        <w:t xml:space="preserve"> </w:t>
      </w:r>
      <w:proofErr w:type="spellStart"/>
      <w:r w:rsidR="00F67D87" w:rsidRPr="004624A8">
        <w:rPr>
          <w:i/>
          <w:iCs/>
        </w:rPr>
        <w:t>Coleochaete</w:t>
      </w:r>
      <w:proofErr w:type="spellEnd"/>
      <w:r w:rsidR="00F67D87" w:rsidRPr="004624A8">
        <w:rPr>
          <w:i/>
          <w:iCs/>
        </w:rPr>
        <w:t xml:space="preserve"> </w:t>
      </w:r>
      <w:proofErr w:type="spellStart"/>
      <w:r w:rsidR="00F67D87" w:rsidRPr="004624A8">
        <w:rPr>
          <w:i/>
          <w:iCs/>
        </w:rPr>
        <w:t>scutata</w:t>
      </w:r>
      <w:proofErr w:type="spellEnd"/>
      <w:r w:rsidR="00F67D87">
        <w:rPr>
          <w:i/>
          <w:iCs/>
        </w:rPr>
        <w:t xml:space="preserve"> </w:t>
      </w:r>
      <w:r w:rsidR="00F67D87">
        <w:t xml:space="preserve">and </w:t>
      </w:r>
      <w:proofErr w:type="spellStart"/>
      <w:r w:rsidR="00F67D87" w:rsidRPr="00C933B8">
        <w:rPr>
          <w:i/>
          <w:iCs/>
        </w:rPr>
        <w:t>Nitella</w:t>
      </w:r>
      <w:proofErr w:type="spellEnd"/>
      <w:r w:rsidR="00F67D87" w:rsidRPr="00C933B8">
        <w:rPr>
          <w:i/>
          <w:iCs/>
        </w:rPr>
        <w:t xml:space="preserve"> hyaline</w:t>
      </w:r>
      <w:r>
        <w:rPr>
          <w:i/>
          <w:iCs/>
        </w:rPr>
        <w:t>,</w:t>
      </w:r>
      <w:r w:rsidR="009C5CEE">
        <w:t xml:space="preserve"> with no other reported similar sequences in any sponges</w:t>
      </w:r>
      <w:r w:rsidR="003D5E1B">
        <w:t xml:space="preserve">. This supports the possibility of horizontal transfer; however, this could be a result of a lack of representation of Porifera mt-genomes on the NCBI database. </w:t>
      </w:r>
      <w:r w:rsidR="008F3571">
        <w:t xml:space="preserve">The distance </w:t>
      </w:r>
      <w:r>
        <w:t>matrices</w:t>
      </w:r>
      <w:r w:rsidR="008F3571">
        <w:t xml:space="preserve"> </w:t>
      </w:r>
      <w:r w:rsidR="00E478BC">
        <w:t>are</w:t>
      </w:r>
      <w:r w:rsidR="008F3571">
        <w:t xml:space="preserve"> shown in table 1</w:t>
      </w:r>
      <w:r w:rsidR="00E478BC">
        <w:t xml:space="preserve"> and 2 for the </w:t>
      </w:r>
      <w:r w:rsidR="00E478BC" w:rsidRPr="00E478BC">
        <w:rPr>
          <w:i/>
          <w:iCs/>
        </w:rPr>
        <w:t>cox1</w:t>
      </w:r>
      <w:r w:rsidR="00E478BC">
        <w:t xml:space="preserve"> and </w:t>
      </w:r>
      <w:r w:rsidR="00E478BC" w:rsidRPr="00E478BC">
        <w:rPr>
          <w:i/>
          <w:iCs/>
        </w:rPr>
        <w:t>cox2</w:t>
      </w:r>
      <w:r w:rsidR="00E478BC">
        <w:t xml:space="preserve"> introns, respectively</w:t>
      </w:r>
      <w:r w:rsidR="008F3571">
        <w:t>.</w:t>
      </w:r>
    </w:p>
    <w:p w14:paraId="0C49FC84" w14:textId="715751E2" w:rsidR="00F67D87" w:rsidRDefault="00F67D87" w:rsidP="00F67D87">
      <w:pPr>
        <w:jc w:val="both"/>
      </w:pPr>
    </w:p>
    <w:p w14:paraId="1C886B63" w14:textId="77777777" w:rsidR="000B70FC" w:rsidRDefault="000B70FC" w:rsidP="00F67D87">
      <w:pPr>
        <w:jc w:val="both"/>
      </w:pPr>
    </w:p>
    <w:p w14:paraId="56BFA654" w14:textId="77777777" w:rsidR="000B70FC" w:rsidRDefault="000B70FC" w:rsidP="000B70FC">
      <w:pPr>
        <w:keepNext/>
        <w:jc w:val="both"/>
      </w:pPr>
      <w:r w:rsidRPr="000B70FC">
        <w:rPr>
          <w:rFonts w:cstheme="majorBidi"/>
          <w:noProof/>
        </w:rPr>
        <w:lastRenderedPageBreak/>
        <w:drawing>
          <wp:inline distT="0" distB="0" distL="0" distR="0" wp14:anchorId="62AB6BDA" wp14:editId="1E8E4218">
            <wp:extent cx="5937885" cy="4880610"/>
            <wp:effectExtent l="0" t="0" r="5715"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4880610"/>
                    </a:xfrm>
                    <a:prstGeom prst="rect">
                      <a:avLst/>
                    </a:prstGeom>
                    <a:noFill/>
                    <a:ln>
                      <a:noFill/>
                    </a:ln>
                  </pic:spPr>
                </pic:pic>
              </a:graphicData>
            </a:graphic>
          </wp:inline>
        </w:drawing>
      </w:r>
    </w:p>
    <w:p w14:paraId="7D72CA03" w14:textId="50132375" w:rsidR="000B70FC" w:rsidRDefault="000B70FC" w:rsidP="000B70FC">
      <w:pPr>
        <w:pStyle w:val="Caption"/>
        <w:jc w:val="both"/>
        <w:rPr>
          <w:i w:val="0"/>
          <w:iCs w:val="0"/>
          <w:color w:val="auto"/>
          <w:sz w:val="22"/>
          <w:szCs w:val="22"/>
        </w:rPr>
      </w:pPr>
      <w:r w:rsidRPr="009D7A8F">
        <w:rPr>
          <w:b/>
          <w:bCs/>
          <w:i w:val="0"/>
          <w:iCs w:val="0"/>
          <w:color w:val="auto"/>
          <w:sz w:val="22"/>
          <w:szCs w:val="22"/>
        </w:rPr>
        <w:t xml:space="preserve">Figure </w:t>
      </w:r>
      <w:r w:rsidRPr="009D7A8F">
        <w:rPr>
          <w:b/>
          <w:bCs/>
          <w:i w:val="0"/>
          <w:iCs w:val="0"/>
          <w:color w:val="auto"/>
          <w:sz w:val="22"/>
          <w:szCs w:val="22"/>
        </w:rPr>
        <w:fldChar w:fldCharType="begin"/>
      </w:r>
      <w:r w:rsidRPr="009D7A8F">
        <w:rPr>
          <w:b/>
          <w:bCs/>
          <w:i w:val="0"/>
          <w:iCs w:val="0"/>
          <w:color w:val="auto"/>
          <w:sz w:val="22"/>
          <w:szCs w:val="22"/>
        </w:rPr>
        <w:instrText xml:space="preserve"> SEQ Figure \* ARABIC </w:instrText>
      </w:r>
      <w:r w:rsidRPr="009D7A8F">
        <w:rPr>
          <w:b/>
          <w:bCs/>
          <w:i w:val="0"/>
          <w:iCs w:val="0"/>
          <w:color w:val="auto"/>
          <w:sz w:val="22"/>
          <w:szCs w:val="22"/>
        </w:rPr>
        <w:fldChar w:fldCharType="separate"/>
      </w:r>
      <w:r w:rsidR="00C4215F" w:rsidRPr="009D7A8F">
        <w:rPr>
          <w:b/>
          <w:bCs/>
          <w:i w:val="0"/>
          <w:iCs w:val="0"/>
          <w:noProof/>
          <w:color w:val="auto"/>
          <w:sz w:val="22"/>
          <w:szCs w:val="22"/>
        </w:rPr>
        <w:t>2</w:t>
      </w:r>
      <w:r w:rsidRPr="009D7A8F">
        <w:rPr>
          <w:b/>
          <w:bCs/>
          <w:i w:val="0"/>
          <w:iCs w:val="0"/>
          <w:color w:val="auto"/>
          <w:sz w:val="22"/>
          <w:szCs w:val="22"/>
        </w:rPr>
        <w:fldChar w:fldCharType="end"/>
      </w:r>
      <w:r w:rsidR="00E75DB9" w:rsidRPr="009D7A8F">
        <w:rPr>
          <w:b/>
          <w:bCs/>
          <w:i w:val="0"/>
          <w:iCs w:val="0"/>
          <w:color w:val="auto"/>
          <w:sz w:val="22"/>
          <w:szCs w:val="22"/>
        </w:rPr>
        <w:t>.</w:t>
      </w:r>
      <w:r w:rsidRPr="000B70FC">
        <w:rPr>
          <w:i w:val="0"/>
          <w:iCs w:val="0"/>
          <w:color w:val="auto"/>
          <w:sz w:val="22"/>
          <w:szCs w:val="22"/>
        </w:rPr>
        <w:t xml:space="preserve"> </w:t>
      </w:r>
      <w:r>
        <w:rPr>
          <w:i w:val="0"/>
          <w:iCs w:val="0"/>
          <w:color w:val="auto"/>
          <w:sz w:val="22"/>
          <w:szCs w:val="22"/>
        </w:rPr>
        <w:t>Maximum likelihood reconstruction</w:t>
      </w:r>
      <w:r w:rsidRPr="000533CD">
        <w:rPr>
          <w:i w:val="0"/>
          <w:iCs w:val="0"/>
          <w:color w:val="auto"/>
          <w:sz w:val="22"/>
          <w:szCs w:val="22"/>
        </w:rPr>
        <w:t xml:space="preserve"> of the intron within </w:t>
      </w:r>
      <w:r w:rsidRPr="000B70FC">
        <w:rPr>
          <w:color w:val="auto"/>
          <w:sz w:val="22"/>
          <w:szCs w:val="22"/>
        </w:rPr>
        <w:t>cox1</w:t>
      </w:r>
      <w:r>
        <w:rPr>
          <w:i w:val="0"/>
          <w:iCs w:val="0"/>
          <w:color w:val="auto"/>
          <w:sz w:val="22"/>
          <w:szCs w:val="22"/>
        </w:rPr>
        <w:t xml:space="preserve"> of the </w:t>
      </w:r>
      <w:r w:rsidRPr="000B70FC">
        <w:rPr>
          <w:color w:val="auto"/>
          <w:sz w:val="22"/>
          <w:szCs w:val="22"/>
        </w:rPr>
        <w:t>Acanthella acuta</w:t>
      </w:r>
      <w:r w:rsidRPr="000533CD">
        <w:rPr>
          <w:i w:val="0"/>
          <w:iCs w:val="0"/>
          <w:color w:val="auto"/>
          <w:sz w:val="22"/>
          <w:szCs w:val="22"/>
        </w:rPr>
        <w:t xml:space="preserve"> reveals it is most closely related to an intron found in </w:t>
      </w:r>
      <w:r w:rsidRPr="000B70FC">
        <w:rPr>
          <w:color w:val="auto"/>
          <w:sz w:val="22"/>
          <w:szCs w:val="22"/>
        </w:rPr>
        <w:t>cox1</w:t>
      </w:r>
      <w:r w:rsidRPr="000533CD">
        <w:rPr>
          <w:i w:val="0"/>
          <w:iCs w:val="0"/>
          <w:color w:val="auto"/>
          <w:sz w:val="22"/>
          <w:szCs w:val="22"/>
        </w:rPr>
        <w:t xml:space="preserve"> of </w:t>
      </w:r>
      <w:proofErr w:type="spellStart"/>
      <w:r w:rsidRPr="000B70FC">
        <w:rPr>
          <w:color w:val="auto"/>
          <w:sz w:val="22"/>
          <w:szCs w:val="22"/>
        </w:rPr>
        <w:t>Phakellia</w:t>
      </w:r>
      <w:proofErr w:type="spellEnd"/>
      <w:r w:rsidRPr="000B70FC">
        <w:rPr>
          <w:color w:val="auto"/>
          <w:sz w:val="22"/>
          <w:szCs w:val="22"/>
        </w:rPr>
        <w:t xml:space="preserve"> </w:t>
      </w:r>
      <w:proofErr w:type="spellStart"/>
      <w:r w:rsidRPr="000B70FC">
        <w:rPr>
          <w:color w:val="auto"/>
          <w:sz w:val="22"/>
          <w:szCs w:val="22"/>
        </w:rPr>
        <w:t>ventilabrum</w:t>
      </w:r>
      <w:proofErr w:type="spellEnd"/>
      <w:r w:rsidRPr="000533CD">
        <w:rPr>
          <w:i w:val="0"/>
          <w:iCs w:val="0"/>
          <w:color w:val="auto"/>
          <w:sz w:val="22"/>
          <w:szCs w:val="22"/>
        </w:rPr>
        <w:t>.</w:t>
      </w:r>
      <w:r w:rsidR="00B43352">
        <w:rPr>
          <w:i w:val="0"/>
          <w:iCs w:val="0"/>
          <w:color w:val="auto"/>
          <w:sz w:val="22"/>
          <w:szCs w:val="22"/>
        </w:rPr>
        <w:t xml:space="preserve"> All demosponges included in this analysis form a mono</w:t>
      </w:r>
      <w:r w:rsidR="00646AEB">
        <w:rPr>
          <w:i w:val="0"/>
          <w:iCs w:val="0"/>
          <w:color w:val="auto"/>
          <w:sz w:val="22"/>
          <w:szCs w:val="22"/>
        </w:rPr>
        <w:t>phy</w:t>
      </w:r>
      <w:r w:rsidR="00B43352">
        <w:rPr>
          <w:i w:val="0"/>
          <w:iCs w:val="0"/>
          <w:color w:val="auto"/>
          <w:sz w:val="22"/>
          <w:szCs w:val="22"/>
        </w:rPr>
        <w:t xml:space="preserve">letic clade, suggesting that the intron was vertically inherited by </w:t>
      </w:r>
      <w:r w:rsidR="00B43352" w:rsidRPr="00B43352">
        <w:rPr>
          <w:color w:val="auto"/>
          <w:sz w:val="22"/>
          <w:szCs w:val="22"/>
        </w:rPr>
        <w:t>A. acuta</w:t>
      </w:r>
      <w:r w:rsidR="00B43352">
        <w:rPr>
          <w:i w:val="0"/>
          <w:iCs w:val="0"/>
          <w:color w:val="auto"/>
          <w:sz w:val="22"/>
          <w:szCs w:val="22"/>
        </w:rPr>
        <w:t>. Bootstrap values of 200 replicates are shown.</w:t>
      </w:r>
    </w:p>
    <w:p w14:paraId="7B52C8BA" w14:textId="77777777" w:rsidR="00C4215F" w:rsidRDefault="00C4215F" w:rsidP="00C4215F">
      <w:pPr>
        <w:pStyle w:val="Caption"/>
        <w:keepNext/>
      </w:pPr>
      <w:r>
        <w:rPr>
          <w:i w:val="0"/>
          <w:iCs w:val="0"/>
          <w:noProof/>
          <w:color w:val="auto"/>
          <w:sz w:val="22"/>
          <w:szCs w:val="22"/>
        </w:rPr>
        <w:lastRenderedPageBreak/>
        <w:drawing>
          <wp:inline distT="0" distB="0" distL="0" distR="0" wp14:anchorId="1872CF03" wp14:editId="13328C25">
            <wp:extent cx="5943600" cy="362077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20770"/>
                    </a:xfrm>
                    <a:prstGeom prst="rect">
                      <a:avLst/>
                    </a:prstGeom>
                  </pic:spPr>
                </pic:pic>
              </a:graphicData>
            </a:graphic>
          </wp:inline>
        </w:drawing>
      </w:r>
    </w:p>
    <w:p w14:paraId="64970400" w14:textId="0B9CB9B9" w:rsidR="006063B2" w:rsidRDefault="00C4215F" w:rsidP="00C4215F">
      <w:pPr>
        <w:pStyle w:val="Caption"/>
        <w:rPr>
          <w:i w:val="0"/>
          <w:iCs w:val="0"/>
          <w:color w:val="auto"/>
          <w:sz w:val="22"/>
          <w:szCs w:val="22"/>
        </w:rPr>
      </w:pPr>
      <w:r w:rsidRPr="009D7A8F">
        <w:rPr>
          <w:b/>
          <w:bCs/>
          <w:i w:val="0"/>
          <w:iCs w:val="0"/>
          <w:color w:val="auto"/>
          <w:sz w:val="22"/>
          <w:szCs w:val="22"/>
        </w:rPr>
        <w:t xml:space="preserve">Figure </w:t>
      </w:r>
      <w:r w:rsidRPr="009D7A8F">
        <w:rPr>
          <w:b/>
          <w:bCs/>
          <w:i w:val="0"/>
          <w:iCs w:val="0"/>
          <w:color w:val="auto"/>
          <w:sz w:val="22"/>
          <w:szCs w:val="22"/>
        </w:rPr>
        <w:fldChar w:fldCharType="begin"/>
      </w:r>
      <w:r w:rsidRPr="009D7A8F">
        <w:rPr>
          <w:b/>
          <w:bCs/>
          <w:i w:val="0"/>
          <w:iCs w:val="0"/>
          <w:color w:val="auto"/>
          <w:sz w:val="22"/>
          <w:szCs w:val="22"/>
        </w:rPr>
        <w:instrText xml:space="preserve"> SEQ Figure \* ARABIC </w:instrText>
      </w:r>
      <w:r w:rsidRPr="009D7A8F">
        <w:rPr>
          <w:b/>
          <w:bCs/>
          <w:i w:val="0"/>
          <w:iCs w:val="0"/>
          <w:color w:val="auto"/>
          <w:sz w:val="22"/>
          <w:szCs w:val="22"/>
        </w:rPr>
        <w:fldChar w:fldCharType="separate"/>
      </w:r>
      <w:r w:rsidRPr="009D7A8F">
        <w:rPr>
          <w:b/>
          <w:bCs/>
          <w:i w:val="0"/>
          <w:iCs w:val="0"/>
          <w:color w:val="auto"/>
          <w:sz w:val="22"/>
          <w:szCs w:val="22"/>
        </w:rPr>
        <w:t>3</w:t>
      </w:r>
      <w:r w:rsidRPr="009D7A8F">
        <w:rPr>
          <w:b/>
          <w:bCs/>
          <w:i w:val="0"/>
          <w:iCs w:val="0"/>
          <w:color w:val="auto"/>
          <w:sz w:val="22"/>
          <w:szCs w:val="22"/>
        </w:rPr>
        <w:fldChar w:fldCharType="end"/>
      </w:r>
      <w:r w:rsidR="009D7A8F">
        <w:rPr>
          <w:b/>
          <w:bCs/>
          <w:i w:val="0"/>
          <w:iCs w:val="0"/>
          <w:color w:val="auto"/>
          <w:sz w:val="22"/>
          <w:szCs w:val="22"/>
        </w:rPr>
        <w:t>.</w:t>
      </w:r>
      <w:r w:rsidRPr="009D7A8F">
        <w:rPr>
          <w:i w:val="0"/>
          <w:iCs w:val="0"/>
          <w:color w:val="auto"/>
          <w:sz w:val="22"/>
          <w:szCs w:val="22"/>
        </w:rPr>
        <w:t xml:space="preserve"> </w:t>
      </w:r>
      <w:r>
        <w:rPr>
          <w:i w:val="0"/>
          <w:iCs w:val="0"/>
          <w:color w:val="auto"/>
          <w:sz w:val="22"/>
          <w:szCs w:val="22"/>
        </w:rPr>
        <w:t>Maximum likelihood reconstruction</w:t>
      </w:r>
      <w:r w:rsidRPr="000533CD">
        <w:rPr>
          <w:i w:val="0"/>
          <w:iCs w:val="0"/>
          <w:color w:val="auto"/>
          <w:sz w:val="22"/>
          <w:szCs w:val="22"/>
        </w:rPr>
        <w:t xml:space="preserve"> of the intron within </w:t>
      </w:r>
      <w:r w:rsidRPr="009D7A8F">
        <w:rPr>
          <w:i w:val="0"/>
          <w:iCs w:val="0"/>
          <w:color w:val="auto"/>
          <w:sz w:val="22"/>
          <w:szCs w:val="22"/>
        </w:rPr>
        <w:t>cox</w:t>
      </w:r>
      <w:r>
        <w:rPr>
          <w:i w:val="0"/>
          <w:iCs w:val="0"/>
          <w:color w:val="auto"/>
          <w:sz w:val="22"/>
          <w:szCs w:val="22"/>
        </w:rPr>
        <w:t xml:space="preserve"> of the </w:t>
      </w:r>
      <w:r w:rsidRPr="009D7A8F">
        <w:rPr>
          <w:i w:val="0"/>
          <w:iCs w:val="0"/>
          <w:color w:val="auto"/>
          <w:sz w:val="22"/>
          <w:szCs w:val="22"/>
        </w:rPr>
        <w:t>Acanthella acuta</w:t>
      </w:r>
      <w:r w:rsidRPr="000533CD">
        <w:rPr>
          <w:i w:val="0"/>
          <w:iCs w:val="0"/>
          <w:color w:val="auto"/>
          <w:sz w:val="22"/>
          <w:szCs w:val="22"/>
        </w:rPr>
        <w:t xml:space="preserve"> reveals it is most closely related to an intron found in </w:t>
      </w:r>
      <w:r w:rsidRPr="000B70FC">
        <w:rPr>
          <w:color w:val="auto"/>
          <w:sz w:val="22"/>
          <w:szCs w:val="22"/>
        </w:rPr>
        <w:t>cox</w:t>
      </w:r>
      <w:r>
        <w:rPr>
          <w:color w:val="auto"/>
          <w:sz w:val="22"/>
          <w:szCs w:val="22"/>
        </w:rPr>
        <w:t>2</w:t>
      </w:r>
      <w:r w:rsidRPr="000533CD">
        <w:rPr>
          <w:i w:val="0"/>
          <w:iCs w:val="0"/>
          <w:color w:val="auto"/>
          <w:sz w:val="22"/>
          <w:szCs w:val="22"/>
        </w:rPr>
        <w:t xml:space="preserve"> of </w:t>
      </w:r>
      <w:r>
        <w:rPr>
          <w:i w:val="0"/>
          <w:iCs w:val="0"/>
          <w:color w:val="auto"/>
          <w:sz w:val="22"/>
          <w:szCs w:val="22"/>
        </w:rPr>
        <w:t xml:space="preserve">the algae </w:t>
      </w:r>
      <w:proofErr w:type="spellStart"/>
      <w:r>
        <w:rPr>
          <w:color w:val="auto"/>
          <w:sz w:val="22"/>
          <w:szCs w:val="22"/>
        </w:rPr>
        <w:t>Coleachaete</w:t>
      </w:r>
      <w:proofErr w:type="spellEnd"/>
      <w:r>
        <w:rPr>
          <w:color w:val="auto"/>
          <w:sz w:val="22"/>
          <w:szCs w:val="22"/>
        </w:rPr>
        <w:t xml:space="preserve"> </w:t>
      </w:r>
      <w:proofErr w:type="spellStart"/>
      <w:r>
        <w:rPr>
          <w:color w:val="auto"/>
          <w:sz w:val="22"/>
          <w:szCs w:val="22"/>
        </w:rPr>
        <w:t>scutata</w:t>
      </w:r>
      <w:proofErr w:type="spellEnd"/>
      <w:r>
        <w:rPr>
          <w:color w:val="auto"/>
          <w:sz w:val="22"/>
          <w:szCs w:val="22"/>
        </w:rPr>
        <w:t xml:space="preserve"> </w:t>
      </w:r>
      <w:r>
        <w:rPr>
          <w:i w:val="0"/>
          <w:iCs w:val="0"/>
          <w:color w:val="auto"/>
          <w:sz w:val="22"/>
          <w:szCs w:val="22"/>
        </w:rPr>
        <w:t xml:space="preserve">and </w:t>
      </w:r>
      <w:proofErr w:type="spellStart"/>
      <w:r>
        <w:rPr>
          <w:color w:val="auto"/>
          <w:sz w:val="22"/>
          <w:szCs w:val="22"/>
        </w:rPr>
        <w:t>Nitella</w:t>
      </w:r>
      <w:proofErr w:type="spellEnd"/>
      <w:r>
        <w:rPr>
          <w:color w:val="auto"/>
          <w:sz w:val="22"/>
          <w:szCs w:val="22"/>
        </w:rPr>
        <w:t xml:space="preserve"> </w:t>
      </w:r>
      <w:proofErr w:type="spellStart"/>
      <w:r>
        <w:rPr>
          <w:color w:val="auto"/>
          <w:sz w:val="22"/>
          <w:szCs w:val="22"/>
        </w:rPr>
        <w:t>hyalina</w:t>
      </w:r>
      <w:proofErr w:type="spellEnd"/>
      <w:r w:rsidRPr="000533CD">
        <w:rPr>
          <w:i w:val="0"/>
          <w:iCs w:val="0"/>
          <w:color w:val="auto"/>
          <w:sz w:val="22"/>
          <w:szCs w:val="22"/>
        </w:rPr>
        <w:t>.</w:t>
      </w:r>
      <w:r>
        <w:rPr>
          <w:i w:val="0"/>
          <w:iCs w:val="0"/>
          <w:color w:val="auto"/>
          <w:sz w:val="22"/>
          <w:szCs w:val="22"/>
        </w:rPr>
        <w:t xml:space="preserve"> The lack of representation of any closely related species to A. acuta could be an artifact of poor Poriferan mtDNA representation in the NCBI database or could suggest that the intron was acquired by </w:t>
      </w:r>
      <w:r w:rsidRPr="00B43352">
        <w:rPr>
          <w:color w:val="auto"/>
          <w:sz w:val="22"/>
          <w:szCs w:val="22"/>
        </w:rPr>
        <w:t>A. acuta</w:t>
      </w:r>
      <w:r>
        <w:rPr>
          <w:color w:val="auto"/>
          <w:sz w:val="22"/>
          <w:szCs w:val="22"/>
        </w:rPr>
        <w:t xml:space="preserve"> </w:t>
      </w:r>
      <w:r>
        <w:rPr>
          <w:i w:val="0"/>
          <w:iCs w:val="0"/>
          <w:color w:val="auto"/>
          <w:sz w:val="22"/>
          <w:szCs w:val="22"/>
        </w:rPr>
        <w:t>through horizontal gene transfer. Bootstrap values of 200 replicates are shown.</w:t>
      </w:r>
    </w:p>
    <w:p w14:paraId="1705C086" w14:textId="1C7F8ED3" w:rsidR="004A5F72" w:rsidRPr="00C10B60" w:rsidRDefault="004A5F72" w:rsidP="004A5F72">
      <w:pPr>
        <w:pStyle w:val="Caption"/>
        <w:keepNext/>
        <w:rPr>
          <w:i w:val="0"/>
          <w:iCs w:val="0"/>
          <w:color w:val="auto"/>
          <w:sz w:val="22"/>
          <w:szCs w:val="22"/>
        </w:rPr>
      </w:pPr>
      <w:r w:rsidRPr="00C10B60">
        <w:rPr>
          <w:i w:val="0"/>
          <w:iCs w:val="0"/>
          <w:color w:val="auto"/>
          <w:sz w:val="22"/>
          <w:szCs w:val="22"/>
        </w:rPr>
        <w:t xml:space="preserve">Table </w:t>
      </w:r>
      <w:r w:rsidRPr="00C10B60">
        <w:rPr>
          <w:i w:val="0"/>
          <w:iCs w:val="0"/>
          <w:color w:val="auto"/>
          <w:sz w:val="22"/>
          <w:szCs w:val="22"/>
        </w:rPr>
        <w:fldChar w:fldCharType="begin"/>
      </w:r>
      <w:r w:rsidRPr="00C10B60">
        <w:rPr>
          <w:i w:val="0"/>
          <w:iCs w:val="0"/>
          <w:color w:val="auto"/>
          <w:sz w:val="22"/>
          <w:szCs w:val="22"/>
        </w:rPr>
        <w:instrText xml:space="preserve"> SEQ Table \* ARABIC </w:instrText>
      </w:r>
      <w:r w:rsidRPr="00C10B60">
        <w:rPr>
          <w:i w:val="0"/>
          <w:iCs w:val="0"/>
          <w:color w:val="auto"/>
          <w:sz w:val="22"/>
          <w:szCs w:val="22"/>
        </w:rPr>
        <w:fldChar w:fldCharType="separate"/>
      </w:r>
      <w:r w:rsidR="007D2EF0">
        <w:rPr>
          <w:i w:val="0"/>
          <w:iCs w:val="0"/>
          <w:noProof/>
          <w:color w:val="auto"/>
          <w:sz w:val="22"/>
          <w:szCs w:val="22"/>
        </w:rPr>
        <w:t>1</w:t>
      </w:r>
      <w:r w:rsidRPr="00C10B60">
        <w:rPr>
          <w:i w:val="0"/>
          <w:iCs w:val="0"/>
          <w:color w:val="auto"/>
          <w:sz w:val="22"/>
          <w:szCs w:val="22"/>
        </w:rPr>
        <w:fldChar w:fldCharType="end"/>
      </w:r>
      <w:r w:rsidRPr="00C10B60">
        <w:rPr>
          <w:i w:val="0"/>
          <w:iCs w:val="0"/>
          <w:color w:val="auto"/>
          <w:sz w:val="22"/>
          <w:szCs w:val="22"/>
        </w:rPr>
        <w:t xml:space="preserve"> Distance matrix for the cox1 intron in demosponge mitogenomes.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2007"/>
        <w:gridCol w:w="2008"/>
        <w:gridCol w:w="2007"/>
        <w:gridCol w:w="2006"/>
      </w:tblGrid>
      <w:tr w:rsidR="008B0BF1" w:rsidRPr="00964736" w14:paraId="39F4A1F3" w14:textId="77777777" w:rsidTr="004A5F72">
        <w:trPr>
          <w:jc w:val="center"/>
        </w:trPr>
        <w:tc>
          <w:tcPr>
            <w:tcW w:w="1306" w:type="dxa"/>
            <w:vAlign w:val="center"/>
          </w:tcPr>
          <w:p w14:paraId="1DA6E5C8" w14:textId="77777777" w:rsidR="008F3571" w:rsidRPr="00964736" w:rsidRDefault="008F3571" w:rsidP="004A5F72">
            <w:pPr>
              <w:jc w:val="center"/>
              <w:rPr>
                <w:b/>
                <w:bCs/>
                <w:i/>
                <w:iCs/>
                <w:sz w:val="22"/>
                <w:szCs w:val="22"/>
              </w:rPr>
            </w:pPr>
          </w:p>
        </w:tc>
        <w:tc>
          <w:tcPr>
            <w:tcW w:w="2011" w:type="dxa"/>
            <w:tcBorders>
              <w:left w:val="nil"/>
              <w:bottom w:val="single" w:sz="4" w:space="0" w:color="auto"/>
            </w:tcBorders>
            <w:vAlign w:val="center"/>
          </w:tcPr>
          <w:p w14:paraId="26C9DC9C" w14:textId="698FA371" w:rsidR="008F3571" w:rsidRPr="00964736" w:rsidRDefault="006567E6" w:rsidP="004A5F72">
            <w:pPr>
              <w:jc w:val="center"/>
              <w:rPr>
                <w:b/>
                <w:bCs/>
                <w:i/>
                <w:iCs/>
                <w:sz w:val="22"/>
                <w:szCs w:val="22"/>
              </w:rPr>
            </w:pPr>
            <w:r w:rsidRPr="00964736">
              <w:rPr>
                <w:b/>
                <w:bCs/>
                <w:i/>
                <w:iCs/>
                <w:sz w:val="22"/>
                <w:szCs w:val="22"/>
              </w:rPr>
              <w:t>Acanthella acuta</w:t>
            </w:r>
          </w:p>
        </w:tc>
        <w:tc>
          <w:tcPr>
            <w:tcW w:w="2011" w:type="dxa"/>
            <w:tcBorders>
              <w:bottom w:val="single" w:sz="4" w:space="0" w:color="auto"/>
            </w:tcBorders>
            <w:vAlign w:val="center"/>
          </w:tcPr>
          <w:p w14:paraId="292113EE" w14:textId="01244196" w:rsidR="008F3571" w:rsidRPr="00964736" w:rsidRDefault="006567E6" w:rsidP="004A5F72">
            <w:pPr>
              <w:jc w:val="center"/>
              <w:rPr>
                <w:b/>
                <w:bCs/>
                <w:i/>
                <w:iCs/>
                <w:sz w:val="22"/>
                <w:szCs w:val="22"/>
              </w:rPr>
            </w:pPr>
            <w:proofErr w:type="spellStart"/>
            <w:r w:rsidRPr="00964736">
              <w:rPr>
                <w:b/>
                <w:bCs/>
                <w:i/>
                <w:iCs/>
                <w:sz w:val="22"/>
                <w:szCs w:val="22"/>
              </w:rPr>
              <w:t>Phakellia</w:t>
            </w:r>
            <w:proofErr w:type="spellEnd"/>
            <w:r w:rsidRPr="00964736">
              <w:rPr>
                <w:b/>
                <w:bCs/>
                <w:i/>
                <w:iCs/>
                <w:sz w:val="22"/>
                <w:szCs w:val="22"/>
              </w:rPr>
              <w:t xml:space="preserve"> </w:t>
            </w:r>
            <w:proofErr w:type="spellStart"/>
            <w:r w:rsidRPr="00964736">
              <w:rPr>
                <w:b/>
                <w:bCs/>
                <w:i/>
                <w:iCs/>
                <w:sz w:val="22"/>
                <w:szCs w:val="22"/>
              </w:rPr>
              <w:t>ventilabrum</w:t>
            </w:r>
            <w:proofErr w:type="spellEnd"/>
          </w:p>
        </w:tc>
        <w:tc>
          <w:tcPr>
            <w:tcW w:w="2011" w:type="dxa"/>
            <w:tcBorders>
              <w:bottom w:val="single" w:sz="4" w:space="0" w:color="auto"/>
            </w:tcBorders>
            <w:vAlign w:val="center"/>
          </w:tcPr>
          <w:p w14:paraId="75066155" w14:textId="744BDC74" w:rsidR="008F3571" w:rsidRPr="00964736" w:rsidRDefault="006567E6" w:rsidP="004A5F72">
            <w:pPr>
              <w:jc w:val="center"/>
              <w:rPr>
                <w:b/>
                <w:bCs/>
                <w:i/>
                <w:iCs/>
                <w:sz w:val="22"/>
                <w:szCs w:val="22"/>
              </w:rPr>
            </w:pPr>
            <w:proofErr w:type="spellStart"/>
            <w:r w:rsidRPr="00964736">
              <w:rPr>
                <w:b/>
                <w:bCs/>
                <w:i/>
                <w:iCs/>
                <w:sz w:val="22"/>
                <w:szCs w:val="22"/>
              </w:rPr>
              <w:t>Thymosia</w:t>
            </w:r>
            <w:proofErr w:type="spellEnd"/>
            <w:r w:rsidRPr="00964736">
              <w:rPr>
                <w:b/>
                <w:bCs/>
                <w:i/>
                <w:iCs/>
                <w:sz w:val="22"/>
                <w:szCs w:val="22"/>
              </w:rPr>
              <w:t xml:space="preserve"> </w:t>
            </w:r>
            <w:proofErr w:type="spellStart"/>
            <w:r w:rsidRPr="00964736">
              <w:rPr>
                <w:b/>
                <w:bCs/>
                <w:i/>
                <w:iCs/>
                <w:sz w:val="22"/>
                <w:szCs w:val="22"/>
              </w:rPr>
              <w:t>sp</w:t>
            </w:r>
            <w:proofErr w:type="spellEnd"/>
          </w:p>
        </w:tc>
        <w:tc>
          <w:tcPr>
            <w:tcW w:w="2011" w:type="dxa"/>
            <w:tcBorders>
              <w:bottom w:val="single" w:sz="4" w:space="0" w:color="auto"/>
            </w:tcBorders>
            <w:vAlign w:val="center"/>
          </w:tcPr>
          <w:p w14:paraId="10D0EBD9" w14:textId="175BA78C" w:rsidR="008F3571" w:rsidRPr="00964736" w:rsidRDefault="006567E6" w:rsidP="004A5F72">
            <w:pPr>
              <w:jc w:val="center"/>
              <w:rPr>
                <w:b/>
                <w:bCs/>
                <w:i/>
                <w:iCs/>
                <w:sz w:val="22"/>
                <w:szCs w:val="22"/>
              </w:rPr>
            </w:pPr>
            <w:proofErr w:type="spellStart"/>
            <w:r w:rsidRPr="00964736">
              <w:rPr>
                <w:b/>
                <w:bCs/>
                <w:i/>
                <w:iCs/>
                <w:sz w:val="22"/>
                <w:szCs w:val="22"/>
              </w:rPr>
              <w:t>Svenzea</w:t>
            </w:r>
            <w:proofErr w:type="spellEnd"/>
            <w:r w:rsidRPr="00964736">
              <w:rPr>
                <w:b/>
                <w:bCs/>
                <w:i/>
                <w:iCs/>
                <w:sz w:val="22"/>
                <w:szCs w:val="22"/>
              </w:rPr>
              <w:t xml:space="preserve"> flava</w:t>
            </w:r>
          </w:p>
        </w:tc>
      </w:tr>
      <w:tr w:rsidR="00701C95" w:rsidRPr="006567E6" w14:paraId="3731A7CD" w14:textId="77777777" w:rsidTr="004A5F72">
        <w:trPr>
          <w:jc w:val="center"/>
        </w:trPr>
        <w:tc>
          <w:tcPr>
            <w:tcW w:w="1306" w:type="dxa"/>
            <w:tcBorders>
              <w:right w:val="single" w:sz="4" w:space="0" w:color="auto"/>
            </w:tcBorders>
            <w:vAlign w:val="center"/>
          </w:tcPr>
          <w:p w14:paraId="4AE7B82D" w14:textId="5B3CE37B" w:rsidR="008F3571" w:rsidRPr="00964736" w:rsidRDefault="006567E6" w:rsidP="004A5F72">
            <w:pPr>
              <w:jc w:val="center"/>
              <w:rPr>
                <w:b/>
                <w:bCs/>
                <w:i/>
                <w:iCs/>
                <w:sz w:val="22"/>
                <w:szCs w:val="22"/>
              </w:rPr>
            </w:pPr>
            <w:r w:rsidRPr="00964736">
              <w:rPr>
                <w:b/>
                <w:bCs/>
                <w:i/>
                <w:iCs/>
                <w:sz w:val="22"/>
                <w:szCs w:val="22"/>
              </w:rPr>
              <w:t>Acanthella acuta</w:t>
            </w:r>
          </w:p>
        </w:tc>
        <w:tc>
          <w:tcPr>
            <w:tcW w:w="2011" w:type="dxa"/>
            <w:tcBorders>
              <w:top w:val="single" w:sz="4" w:space="0" w:color="auto"/>
              <w:left w:val="single" w:sz="4" w:space="0" w:color="auto"/>
            </w:tcBorders>
            <w:vAlign w:val="center"/>
          </w:tcPr>
          <w:p w14:paraId="369172CF" w14:textId="3DEC8D23" w:rsidR="008F3571" w:rsidRPr="006567E6" w:rsidRDefault="008F3571" w:rsidP="004A5F72">
            <w:pPr>
              <w:jc w:val="center"/>
              <w:rPr>
                <w:sz w:val="22"/>
                <w:szCs w:val="22"/>
              </w:rPr>
            </w:pPr>
            <w:r w:rsidRPr="006567E6">
              <w:rPr>
                <w:sz w:val="22"/>
                <w:szCs w:val="22"/>
              </w:rPr>
              <w:t>0</w:t>
            </w:r>
          </w:p>
        </w:tc>
        <w:tc>
          <w:tcPr>
            <w:tcW w:w="2011" w:type="dxa"/>
            <w:tcBorders>
              <w:top w:val="single" w:sz="4" w:space="0" w:color="auto"/>
            </w:tcBorders>
            <w:vAlign w:val="center"/>
          </w:tcPr>
          <w:p w14:paraId="04EE4E96" w14:textId="3CB63190" w:rsidR="008F3571" w:rsidRPr="006567E6" w:rsidRDefault="008F3571" w:rsidP="004A5F72">
            <w:pPr>
              <w:jc w:val="center"/>
              <w:rPr>
                <w:sz w:val="22"/>
                <w:szCs w:val="22"/>
              </w:rPr>
            </w:pPr>
            <w:r w:rsidRPr="006567E6">
              <w:rPr>
                <w:sz w:val="22"/>
                <w:szCs w:val="22"/>
              </w:rPr>
              <w:t>0.0696</w:t>
            </w:r>
          </w:p>
        </w:tc>
        <w:tc>
          <w:tcPr>
            <w:tcW w:w="2011" w:type="dxa"/>
            <w:tcBorders>
              <w:top w:val="single" w:sz="4" w:space="0" w:color="auto"/>
            </w:tcBorders>
            <w:vAlign w:val="center"/>
          </w:tcPr>
          <w:p w14:paraId="45498CBC" w14:textId="70D070B3" w:rsidR="008F3571" w:rsidRPr="006567E6" w:rsidRDefault="008F3571" w:rsidP="004A5F72">
            <w:pPr>
              <w:jc w:val="center"/>
              <w:rPr>
                <w:sz w:val="22"/>
                <w:szCs w:val="22"/>
              </w:rPr>
            </w:pPr>
            <w:r w:rsidRPr="006567E6">
              <w:rPr>
                <w:sz w:val="22"/>
                <w:szCs w:val="22"/>
              </w:rPr>
              <w:t>0.272</w:t>
            </w:r>
            <w:r w:rsidR="00701C95">
              <w:rPr>
                <w:sz w:val="22"/>
                <w:szCs w:val="22"/>
              </w:rPr>
              <w:t>9</w:t>
            </w:r>
          </w:p>
        </w:tc>
        <w:tc>
          <w:tcPr>
            <w:tcW w:w="2011" w:type="dxa"/>
            <w:tcBorders>
              <w:top w:val="single" w:sz="4" w:space="0" w:color="auto"/>
            </w:tcBorders>
            <w:vAlign w:val="center"/>
          </w:tcPr>
          <w:p w14:paraId="31A8E3A3" w14:textId="6F48D1D6" w:rsidR="008F3571" w:rsidRPr="006567E6" w:rsidRDefault="008F3571" w:rsidP="004A5F72">
            <w:pPr>
              <w:jc w:val="center"/>
              <w:rPr>
                <w:sz w:val="22"/>
                <w:szCs w:val="22"/>
              </w:rPr>
            </w:pPr>
            <w:r w:rsidRPr="006567E6">
              <w:rPr>
                <w:sz w:val="22"/>
                <w:szCs w:val="22"/>
              </w:rPr>
              <w:t>0.39</w:t>
            </w:r>
            <w:r w:rsidR="008B0BF1">
              <w:rPr>
                <w:sz w:val="22"/>
                <w:szCs w:val="22"/>
              </w:rPr>
              <w:t>50</w:t>
            </w:r>
          </w:p>
        </w:tc>
      </w:tr>
      <w:tr w:rsidR="00701C95" w:rsidRPr="006567E6" w14:paraId="144D09BE" w14:textId="77777777" w:rsidTr="00964736">
        <w:trPr>
          <w:trHeight w:val="855"/>
          <w:jc w:val="center"/>
        </w:trPr>
        <w:tc>
          <w:tcPr>
            <w:tcW w:w="1306" w:type="dxa"/>
            <w:tcBorders>
              <w:right w:val="single" w:sz="4" w:space="0" w:color="auto"/>
            </w:tcBorders>
            <w:vAlign w:val="center"/>
          </w:tcPr>
          <w:p w14:paraId="06FF372C" w14:textId="776D6467" w:rsidR="008F3571" w:rsidRPr="00964736" w:rsidRDefault="006567E6" w:rsidP="004A5F72">
            <w:pPr>
              <w:jc w:val="center"/>
              <w:rPr>
                <w:b/>
                <w:bCs/>
                <w:i/>
                <w:iCs/>
                <w:sz w:val="22"/>
                <w:szCs w:val="22"/>
              </w:rPr>
            </w:pPr>
            <w:proofErr w:type="spellStart"/>
            <w:r w:rsidRPr="00964736">
              <w:rPr>
                <w:b/>
                <w:bCs/>
                <w:i/>
                <w:iCs/>
                <w:sz w:val="22"/>
                <w:szCs w:val="22"/>
              </w:rPr>
              <w:t>Phakellia</w:t>
            </w:r>
            <w:proofErr w:type="spellEnd"/>
            <w:r w:rsidRPr="00964736">
              <w:rPr>
                <w:b/>
                <w:bCs/>
                <w:i/>
                <w:iCs/>
                <w:sz w:val="22"/>
                <w:szCs w:val="22"/>
              </w:rPr>
              <w:t xml:space="preserve"> </w:t>
            </w:r>
            <w:proofErr w:type="spellStart"/>
            <w:r w:rsidRPr="00964736">
              <w:rPr>
                <w:b/>
                <w:bCs/>
                <w:i/>
                <w:iCs/>
                <w:sz w:val="22"/>
                <w:szCs w:val="22"/>
              </w:rPr>
              <w:t>ventilabrum</w:t>
            </w:r>
            <w:proofErr w:type="spellEnd"/>
          </w:p>
        </w:tc>
        <w:tc>
          <w:tcPr>
            <w:tcW w:w="2011" w:type="dxa"/>
            <w:tcBorders>
              <w:left w:val="single" w:sz="4" w:space="0" w:color="auto"/>
            </w:tcBorders>
            <w:vAlign w:val="center"/>
          </w:tcPr>
          <w:p w14:paraId="07F44258" w14:textId="1AF62157" w:rsidR="008F3571" w:rsidRPr="006567E6" w:rsidRDefault="008F3571" w:rsidP="004A5F72">
            <w:pPr>
              <w:jc w:val="center"/>
              <w:rPr>
                <w:sz w:val="22"/>
                <w:szCs w:val="22"/>
              </w:rPr>
            </w:pPr>
            <w:r w:rsidRPr="006567E6">
              <w:rPr>
                <w:sz w:val="22"/>
                <w:szCs w:val="22"/>
              </w:rPr>
              <w:t>0.0696</w:t>
            </w:r>
          </w:p>
        </w:tc>
        <w:tc>
          <w:tcPr>
            <w:tcW w:w="2011" w:type="dxa"/>
            <w:vAlign w:val="center"/>
          </w:tcPr>
          <w:p w14:paraId="40A1D5A7" w14:textId="1307C991" w:rsidR="008F3571" w:rsidRPr="006567E6" w:rsidRDefault="008F3571" w:rsidP="004A5F72">
            <w:pPr>
              <w:jc w:val="center"/>
              <w:rPr>
                <w:sz w:val="22"/>
                <w:szCs w:val="22"/>
              </w:rPr>
            </w:pPr>
            <w:r w:rsidRPr="006567E6">
              <w:rPr>
                <w:sz w:val="22"/>
                <w:szCs w:val="22"/>
              </w:rPr>
              <w:t>0</w:t>
            </w:r>
          </w:p>
        </w:tc>
        <w:tc>
          <w:tcPr>
            <w:tcW w:w="2011" w:type="dxa"/>
            <w:vAlign w:val="center"/>
          </w:tcPr>
          <w:p w14:paraId="1B8E3D8A" w14:textId="027F2040" w:rsidR="008F3571" w:rsidRPr="006567E6" w:rsidRDefault="008F3571" w:rsidP="004A5F72">
            <w:pPr>
              <w:jc w:val="center"/>
              <w:rPr>
                <w:sz w:val="22"/>
                <w:szCs w:val="22"/>
              </w:rPr>
            </w:pPr>
            <w:r w:rsidRPr="006567E6">
              <w:rPr>
                <w:sz w:val="22"/>
                <w:szCs w:val="22"/>
              </w:rPr>
              <w:t>0.2992</w:t>
            </w:r>
          </w:p>
        </w:tc>
        <w:tc>
          <w:tcPr>
            <w:tcW w:w="2011" w:type="dxa"/>
            <w:vAlign w:val="center"/>
          </w:tcPr>
          <w:p w14:paraId="3ADB90C1" w14:textId="1470465E" w:rsidR="008F3571" w:rsidRPr="006567E6" w:rsidRDefault="008F3571" w:rsidP="004A5F72">
            <w:pPr>
              <w:jc w:val="center"/>
              <w:rPr>
                <w:sz w:val="22"/>
                <w:szCs w:val="22"/>
              </w:rPr>
            </w:pPr>
            <w:r w:rsidRPr="006567E6">
              <w:rPr>
                <w:sz w:val="22"/>
                <w:szCs w:val="22"/>
              </w:rPr>
              <w:t>0.435</w:t>
            </w:r>
            <w:r w:rsidR="008B0BF1">
              <w:rPr>
                <w:sz w:val="22"/>
                <w:szCs w:val="22"/>
              </w:rPr>
              <w:t>1</w:t>
            </w:r>
          </w:p>
        </w:tc>
      </w:tr>
      <w:tr w:rsidR="00701C95" w:rsidRPr="006567E6" w14:paraId="42BE13E6" w14:textId="77777777" w:rsidTr="00964736">
        <w:trPr>
          <w:trHeight w:val="963"/>
          <w:jc w:val="center"/>
        </w:trPr>
        <w:tc>
          <w:tcPr>
            <w:tcW w:w="1306" w:type="dxa"/>
            <w:tcBorders>
              <w:right w:val="single" w:sz="4" w:space="0" w:color="auto"/>
            </w:tcBorders>
            <w:vAlign w:val="center"/>
          </w:tcPr>
          <w:p w14:paraId="6A7B7864" w14:textId="13C01E06" w:rsidR="008F3571" w:rsidRPr="00964736" w:rsidRDefault="006567E6" w:rsidP="004A5F72">
            <w:pPr>
              <w:jc w:val="center"/>
              <w:rPr>
                <w:b/>
                <w:bCs/>
                <w:i/>
                <w:iCs/>
                <w:sz w:val="22"/>
                <w:szCs w:val="22"/>
              </w:rPr>
            </w:pPr>
            <w:proofErr w:type="spellStart"/>
            <w:r w:rsidRPr="00964736">
              <w:rPr>
                <w:b/>
                <w:bCs/>
                <w:i/>
                <w:iCs/>
                <w:sz w:val="22"/>
                <w:szCs w:val="22"/>
              </w:rPr>
              <w:t>Thymosia</w:t>
            </w:r>
            <w:proofErr w:type="spellEnd"/>
            <w:r w:rsidRPr="00964736">
              <w:rPr>
                <w:b/>
                <w:bCs/>
                <w:i/>
                <w:iCs/>
                <w:sz w:val="22"/>
                <w:szCs w:val="22"/>
              </w:rPr>
              <w:t xml:space="preserve"> </w:t>
            </w:r>
            <w:proofErr w:type="spellStart"/>
            <w:r w:rsidRPr="00964736">
              <w:rPr>
                <w:b/>
                <w:bCs/>
                <w:i/>
                <w:iCs/>
                <w:sz w:val="22"/>
                <w:szCs w:val="22"/>
              </w:rPr>
              <w:t>sp</w:t>
            </w:r>
            <w:proofErr w:type="spellEnd"/>
          </w:p>
        </w:tc>
        <w:tc>
          <w:tcPr>
            <w:tcW w:w="2011" w:type="dxa"/>
            <w:tcBorders>
              <w:left w:val="single" w:sz="4" w:space="0" w:color="auto"/>
            </w:tcBorders>
            <w:vAlign w:val="center"/>
          </w:tcPr>
          <w:p w14:paraId="1DC68147" w14:textId="1675D37B" w:rsidR="008F3571" w:rsidRPr="006567E6" w:rsidRDefault="008F3571" w:rsidP="004A5F72">
            <w:pPr>
              <w:jc w:val="center"/>
              <w:rPr>
                <w:sz w:val="22"/>
                <w:szCs w:val="22"/>
              </w:rPr>
            </w:pPr>
            <w:r w:rsidRPr="006567E6">
              <w:rPr>
                <w:sz w:val="22"/>
                <w:szCs w:val="22"/>
              </w:rPr>
              <w:t>0.2728</w:t>
            </w:r>
          </w:p>
        </w:tc>
        <w:tc>
          <w:tcPr>
            <w:tcW w:w="2011" w:type="dxa"/>
            <w:vAlign w:val="center"/>
          </w:tcPr>
          <w:p w14:paraId="635A3850" w14:textId="22BABFFD" w:rsidR="008F3571" w:rsidRPr="006567E6" w:rsidRDefault="008F3571" w:rsidP="004A5F72">
            <w:pPr>
              <w:jc w:val="center"/>
              <w:rPr>
                <w:sz w:val="22"/>
                <w:szCs w:val="22"/>
              </w:rPr>
            </w:pPr>
            <w:r w:rsidRPr="006567E6">
              <w:rPr>
                <w:sz w:val="22"/>
                <w:szCs w:val="22"/>
              </w:rPr>
              <w:t>0.2992</w:t>
            </w:r>
          </w:p>
        </w:tc>
        <w:tc>
          <w:tcPr>
            <w:tcW w:w="2011" w:type="dxa"/>
            <w:vAlign w:val="center"/>
          </w:tcPr>
          <w:p w14:paraId="172F45C2" w14:textId="3C393C05" w:rsidR="008F3571" w:rsidRPr="006567E6" w:rsidRDefault="004A5F72" w:rsidP="004A5F72">
            <w:pPr>
              <w:jc w:val="center"/>
              <w:rPr>
                <w:sz w:val="22"/>
                <w:szCs w:val="22"/>
              </w:rPr>
            </w:pPr>
            <w:r>
              <w:rPr>
                <w:sz w:val="22"/>
                <w:szCs w:val="22"/>
              </w:rPr>
              <w:t>0</w:t>
            </w:r>
          </w:p>
        </w:tc>
        <w:tc>
          <w:tcPr>
            <w:tcW w:w="2011" w:type="dxa"/>
            <w:vAlign w:val="center"/>
          </w:tcPr>
          <w:p w14:paraId="0B93DE26" w14:textId="28B3BE27" w:rsidR="008F3571" w:rsidRPr="006567E6" w:rsidRDefault="008F3571" w:rsidP="004A5F72">
            <w:pPr>
              <w:jc w:val="center"/>
              <w:rPr>
                <w:sz w:val="22"/>
                <w:szCs w:val="22"/>
              </w:rPr>
            </w:pPr>
            <w:r w:rsidRPr="006567E6">
              <w:rPr>
                <w:sz w:val="22"/>
                <w:szCs w:val="22"/>
              </w:rPr>
              <w:t>0.3231</w:t>
            </w:r>
          </w:p>
        </w:tc>
      </w:tr>
      <w:tr w:rsidR="00701C95" w:rsidRPr="006567E6" w14:paraId="2046F40B" w14:textId="77777777" w:rsidTr="00964736">
        <w:trPr>
          <w:trHeight w:val="783"/>
          <w:jc w:val="center"/>
        </w:trPr>
        <w:tc>
          <w:tcPr>
            <w:tcW w:w="1306" w:type="dxa"/>
            <w:tcBorders>
              <w:right w:val="single" w:sz="4" w:space="0" w:color="auto"/>
            </w:tcBorders>
            <w:vAlign w:val="center"/>
          </w:tcPr>
          <w:p w14:paraId="110E2BF5" w14:textId="51E5FC4C" w:rsidR="008F3571" w:rsidRPr="00964736" w:rsidRDefault="006567E6" w:rsidP="004A5F72">
            <w:pPr>
              <w:jc w:val="center"/>
              <w:rPr>
                <w:b/>
                <w:bCs/>
                <w:i/>
                <w:iCs/>
                <w:sz w:val="22"/>
                <w:szCs w:val="22"/>
              </w:rPr>
            </w:pPr>
            <w:proofErr w:type="spellStart"/>
            <w:r w:rsidRPr="00964736">
              <w:rPr>
                <w:b/>
                <w:bCs/>
                <w:i/>
                <w:iCs/>
                <w:sz w:val="22"/>
                <w:szCs w:val="22"/>
              </w:rPr>
              <w:t>Svenzea</w:t>
            </w:r>
            <w:proofErr w:type="spellEnd"/>
            <w:r w:rsidRPr="00964736">
              <w:rPr>
                <w:b/>
                <w:bCs/>
                <w:i/>
                <w:iCs/>
                <w:sz w:val="22"/>
                <w:szCs w:val="22"/>
              </w:rPr>
              <w:t xml:space="preserve"> flava</w:t>
            </w:r>
          </w:p>
        </w:tc>
        <w:tc>
          <w:tcPr>
            <w:tcW w:w="2011" w:type="dxa"/>
            <w:tcBorders>
              <w:left w:val="single" w:sz="4" w:space="0" w:color="auto"/>
            </w:tcBorders>
            <w:vAlign w:val="center"/>
          </w:tcPr>
          <w:p w14:paraId="67B921D4" w14:textId="427BB838" w:rsidR="008F3571" w:rsidRPr="006567E6" w:rsidRDefault="006567E6" w:rsidP="004A5F72">
            <w:pPr>
              <w:jc w:val="center"/>
              <w:rPr>
                <w:sz w:val="22"/>
                <w:szCs w:val="22"/>
              </w:rPr>
            </w:pPr>
            <w:r w:rsidRPr="006567E6">
              <w:rPr>
                <w:sz w:val="22"/>
                <w:szCs w:val="22"/>
              </w:rPr>
              <w:t>0.39</w:t>
            </w:r>
            <w:r w:rsidR="00701C95">
              <w:rPr>
                <w:sz w:val="22"/>
                <w:szCs w:val="22"/>
              </w:rPr>
              <w:t>50</w:t>
            </w:r>
          </w:p>
        </w:tc>
        <w:tc>
          <w:tcPr>
            <w:tcW w:w="2011" w:type="dxa"/>
            <w:vAlign w:val="center"/>
          </w:tcPr>
          <w:p w14:paraId="4453BB53" w14:textId="4CA75539" w:rsidR="008F3571" w:rsidRPr="006567E6" w:rsidRDefault="006567E6" w:rsidP="004A5F72">
            <w:pPr>
              <w:jc w:val="center"/>
              <w:rPr>
                <w:sz w:val="22"/>
                <w:szCs w:val="22"/>
              </w:rPr>
            </w:pPr>
            <w:r w:rsidRPr="006567E6">
              <w:rPr>
                <w:sz w:val="22"/>
                <w:szCs w:val="22"/>
              </w:rPr>
              <w:t>0.435</w:t>
            </w:r>
            <w:r w:rsidR="00701C95">
              <w:rPr>
                <w:sz w:val="22"/>
                <w:szCs w:val="22"/>
              </w:rPr>
              <w:t>1</w:t>
            </w:r>
          </w:p>
        </w:tc>
        <w:tc>
          <w:tcPr>
            <w:tcW w:w="2011" w:type="dxa"/>
            <w:vAlign w:val="center"/>
          </w:tcPr>
          <w:p w14:paraId="5B463BEA" w14:textId="20FF8C0B" w:rsidR="008F3571" w:rsidRPr="006567E6" w:rsidRDefault="006567E6" w:rsidP="004A5F72">
            <w:pPr>
              <w:jc w:val="center"/>
              <w:rPr>
                <w:sz w:val="22"/>
                <w:szCs w:val="22"/>
              </w:rPr>
            </w:pPr>
            <w:r w:rsidRPr="006567E6">
              <w:rPr>
                <w:sz w:val="22"/>
                <w:szCs w:val="22"/>
              </w:rPr>
              <w:t>0.3231</w:t>
            </w:r>
          </w:p>
        </w:tc>
        <w:tc>
          <w:tcPr>
            <w:tcW w:w="2011" w:type="dxa"/>
            <w:vAlign w:val="center"/>
          </w:tcPr>
          <w:p w14:paraId="307554E7" w14:textId="40456402" w:rsidR="008F3571" w:rsidRPr="006567E6" w:rsidRDefault="004A5F72" w:rsidP="004A5F72">
            <w:pPr>
              <w:jc w:val="center"/>
              <w:rPr>
                <w:sz w:val="22"/>
                <w:szCs w:val="22"/>
              </w:rPr>
            </w:pPr>
            <w:r>
              <w:rPr>
                <w:sz w:val="22"/>
                <w:szCs w:val="22"/>
              </w:rPr>
              <w:t>0</w:t>
            </w:r>
          </w:p>
        </w:tc>
      </w:tr>
    </w:tbl>
    <w:p w14:paraId="49DF805E" w14:textId="77777777" w:rsidR="008F3571" w:rsidRPr="007D2EF0" w:rsidRDefault="008F3571" w:rsidP="008F3571">
      <w:pPr>
        <w:rPr>
          <w:sz w:val="22"/>
          <w:szCs w:val="22"/>
        </w:rPr>
      </w:pPr>
    </w:p>
    <w:p w14:paraId="05B165F8" w14:textId="77777777" w:rsidR="008B3E3C" w:rsidRDefault="008B3E3C" w:rsidP="007D2EF0">
      <w:pPr>
        <w:pStyle w:val="Caption"/>
        <w:keepNext/>
        <w:rPr>
          <w:i w:val="0"/>
          <w:iCs w:val="0"/>
          <w:color w:val="auto"/>
          <w:sz w:val="22"/>
          <w:szCs w:val="22"/>
        </w:rPr>
      </w:pPr>
    </w:p>
    <w:p w14:paraId="40378903" w14:textId="44D6F63D" w:rsidR="007D2EF0" w:rsidRPr="007D2EF0" w:rsidRDefault="007D2EF0" w:rsidP="007D2EF0">
      <w:pPr>
        <w:pStyle w:val="Caption"/>
        <w:keepNext/>
        <w:rPr>
          <w:i w:val="0"/>
          <w:iCs w:val="0"/>
          <w:color w:val="auto"/>
          <w:sz w:val="22"/>
          <w:szCs w:val="22"/>
        </w:rPr>
      </w:pPr>
      <w:r w:rsidRPr="007D2EF0">
        <w:rPr>
          <w:i w:val="0"/>
          <w:iCs w:val="0"/>
          <w:color w:val="auto"/>
          <w:sz w:val="22"/>
          <w:szCs w:val="22"/>
        </w:rPr>
        <w:t xml:space="preserve">Table </w:t>
      </w:r>
      <w:r w:rsidRPr="007D2EF0">
        <w:rPr>
          <w:i w:val="0"/>
          <w:iCs w:val="0"/>
          <w:color w:val="auto"/>
          <w:sz w:val="22"/>
          <w:szCs w:val="22"/>
        </w:rPr>
        <w:fldChar w:fldCharType="begin"/>
      </w:r>
      <w:r w:rsidRPr="007D2EF0">
        <w:rPr>
          <w:i w:val="0"/>
          <w:iCs w:val="0"/>
          <w:color w:val="auto"/>
          <w:sz w:val="22"/>
          <w:szCs w:val="22"/>
        </w:rPr>
        <w:instrText xml:space="preserve"> SEQ Table \* ARABIC </w:instrText>
      </w:r>
      <w:r w:rsidRPr="007D2EF0">
        <w:rPr>
          <w:i w:val="0"/>
          <w:iCs w:val="0"/>
          <w:color w:val="auto"/>
          <w:sz w:val="22"/>
          <w:szCs w:val="22"/>
        </w:rPr>
        <w:fldChar w:fldCharType="separate"/>
      </w:r>
      <w:r w:rsidRPr="007D2EF0">
        <w:rPr>
          <w:i w:val="0"/>
          <w:iCs w:val="0"/>
          <w:color w:val="auto"/>
          <w:sz w:val="22"/>
          <w:szCs w:val="22"/>
        </w:rPr>
        <w:t>2</w:t>
      </w:r>
      <w:r w:rsidRPr="007D2EF0">
        <w:rPr>
          <w:i w:val="0"/>
          <w:iCs w:val="0"/>
          <w:color w:val="auto"/>
          <w:sz w:val="22"/>
          <w:szCs w:val="22"/>
        </w:rPr>
        <w:fldChar w:fldCharType="end"/>
      </w:r>
      <w:r w:rsidRPr="007D2EF0">
        <w:rPr>
          <w:i w:val="0"/>
          <w:iCs w:val="0"/>
          <w:color w:val="auto"/>
          <w:sz w:val="22"/>
          <w:szCs w:val="22"/>
        </w:rPr>
        <w:t xml:space="preserve"> Distance matrix showing distances between the most closely related sequences to the cox2 within A. acuta</w:t>
      </w:r>
      <w:r>
        <w:rPr>
          <w:i w:val="0"/>
          <w:iCs w:val="0"/>
          <w:color w:val="auto"/>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1260"/>
        <w:gridCol w:w="1440"/>
        <w:gridCol w:w="990"/>
        <w:gridCol w:w="1260"/>
        <w:gridCol w:w="990"/>
        <w:gridCol w:w="1080"/>
        <w:gridCol w:w="890"/>
      </w:tblGrid>
      <w:tr w:rsidR="00701C95" w:rsidRPr="00964736" w14:paraId="3C0B4135" w14:textId="3BBE076A" w:rsidTr="00107F66">
        <w:trPr>
          <w:trHeight w:val="806"/>
        </w:trPr>
        <w:tc>
          <w:tcPr>
            <w:tcW w:w="1440" w:type="dxa"/>
            <w:vAlign w:val="center"/>
          </w:tcPr>
          <w:p w14:paraId="4BA876BC" w14:textId="77777777" w:rsidR="00701C95" w:rsidRPr="00964736" w:rsidRDefault="00701C95" w:rsidP="00701C95">
            <w:pPr>
              <w:jc w:val="center"/>
              <w:rPr>
                <w:b/>
                <w:bCs/>
                <w:i/>
                <w:iCs/>
                <w:sz w:val="22"/>
                <w:szCs w:val="22"/>
              </w:rPr>
            </w:pPr>
          </w:p>
        </w:tc>
        <w:tc>
          <w:tcPr>
            <w:tcW w:w="1260" w:type="dxa"/>
            <w:tcBorders>
              <w:left w:val="nil"/>
              <w:bottom w:val="single" w:sz="4" w:space="0" w:color="auto"/>
            </w:tcBorders>
            <w:vAlign w:val="center"/>
          </w:tcPr>
          <w:p w14:paraId="18DFE4E3" w14:textId="322D7AC6" w:rsidR="00701C95" w:rsidRPr="00964736" w:rsidRDefault="00701C95" w:rsidP="00701C95">
            <w:pPr>
              <w:jc w:val="center"/>
              <w:rPr>
                <w:b/>
                <w:bCs/>
                <w:i/>
                <w:iCs/>
                <w:sz w:val="22"/>
                <w:szCs w:val="22"/>
              </w:rPr>
            </w:pPr>
            <w:r w:rsidRPr="00964736">
              <w:rPr>
                <w:b/>
                <w:bCs/>
                <w:i/>
                <w:iCs/>
                <w:sz w:val="22"/>
                <w:szCs w:val="22"/>
              </w:rPr>
              <w:t>Acanthella acuta</w:t>
            </w:r>
          </w:p>
        </w:tc>
        <w:tc>
          <w:tcPr>
            <w:tcW w:w="1440" w:type="dxa"/>
            <w:tcBorders>
              <w:bottom w:val="single" w:sz="4" w:space="0" w:color="auto"/>
            </w:tcBorders>
            <w:vAlign w:val="center"/>
          </w:tcPr>
          <w:p w14:paraId="605CA317" w14:textId="1BDFFAEC" w:rsidR="00701C95" w:rsidRPr="00964736" w:rsidRDefault="00701C95" w:rsidP="00701C95">
            <w:pPr>
              <w:jc w:val="center"/>
              <w:rPr>
                <w:b/>
                <w:bCs/>
                <w:i/>
                <w:iCs/>
                <w:sz w:val="22"/>
                <w:szCs w:val="22"/>
              </w:rPr>
            </w:pPr>
            <w:proofErr w:type="spellStart"/>
            <w:r w:rsidRPr="00964736">
              <w:rPr>
                <w:b/>
                <w:bCs/>
                <w:i/>
                <w:iCs/>
                <w:sz w:val="22"/>
                <w:szCs w:val="22"/>
              </w:rPr>
              <w:t>Coleochaete</w:t>
            </w:r>
            <w:proofErr w:type="spellEnd"/>
            <w:r w:rsidRPr="00964736">
              <w:rPr>
                <w:b/>
                <w:bCs/>
                <w:i/>
                <w:iCs/>
                <w:sz w:val="22"/>
                <w:szCs w:val="22"/>
              </w:rPr>
              <w:t xml:space="preserve"> </w:t>
            </w:r>
            <w:proofErr w:type="spellStart"/>
            <w:r w:rsidRPr="00964736">
              <w:rPr>
                <w:b/>
                <w:bCs/>
                <w:i/>
                <w:iCs/>
                <w:sz w:val="22"/>
                <w:szCs w:val="22"/>
              </w:rPr>
              <w:t>scutata</w:t>
            </w:r>
            <w:proofErr w:type="spellEnd"/>
          </w:p>
        </w:tc>
        <w:tc>
          <w:tcPr>
            <w:tcW w:w="990" w:type="dxa"/>
            <w:tcBorders>
              <w:bottom w:val="single" w:sz="4" w:space="0" w:color="auto"/>
            </w:tcBorders>
            <w:vAlign w:val="center"/>
          </w:tcPr>
          <w:p w14:paraId="5CE9A642" w14:textId="7AA9EC46" w:rsidR="00701C95" w:rsidRPr="00964736" w:rsidRDefault="00701C95" w:rsidP="00701C95">
            <w:pPr>
              <w:jc w:val="center"/>
              <w:rPr>
                <w:b/>
                <w:bCs/>
                <w:i/>
                <w:iCs/>
                <w:sz w:val="22"/>
                <w:szCs w:val="22"/>
              </w:rPr>
            </w:pPr>
            <w:proofErr w:type="spellStart"/>
            <w:r w:rsidRPr="00964736">
              <w:rPr>
                <w:b/>
                <w:bCs/>
                <w:i/>
                <w:iCs/>
                <w:sz w:val="22"/>
                <w:szCs w:val="22"/>
              </w:rPr>
              <w:t>Nitella</w:t>
            </w:r>
            <w:proofErr w:type="spellEnd"/>
            <w:r w:rsidRPr="00964736">
              <w:rPr>
                <w:b/>
                <w:bCs/>
                <w:i/>
                <w:iCs/>
                <w:sz w:val="22"/>
                <w:szCs w:val="22"/>
              </w:rPr>
              <w:t xml:space="preserve"> </w:t>
            </w:r>
            <w:proofErr w:type="spellStart"/>
            <w:r w:rsidRPr="00964736">
              <w:rPr>
                <w:b/>
                <w:bCs/>
                <w:i/>
                <w:iCs/>
                <w:sz w:val="22"/>
                <w:szCs w:val="22"/>
              </w:rPr>
              <w:t>hyalina</w:t>
            </w:r>
            <w:proofErr w:type="spellEnd"/>
          </w:p>
        </w:tc>
        <w:tc>
          <w:tcPr>
            <w:tcW w:w="1260" w:type="dxa"/>
            <w:tcBorders>
              <w:bottom w:val="single" w:sz="4" w:space="0" w:color="auto"/>
            </w:tcBorders>
            <w:vAlign w:val="center"/>
          </w:tcPr>
          <w:p w14:paraId="0A9C2A51" w14:textId="63DA30A4" w:rsidR="00701C95" w:rsidRPr="00964736" w:rsidRDefault="00701C95" w:rsidP="00701C95">
            <w:pPr>
              <w:jc w:val="center"/>
              <w:rPr>
                <w:b/>
                <w:bCs/>
                <w:i/>
                <w:iCs/>
                <w:sz w:val="22"/>
                <w:szCs w:val="22"/>
              </w:rPr>
            </w:pPr>
            <w:r w:rsidRPr="00964736">
              <w:rPr>
                <w:b/>
                <w:bCs/>
                <w:i/>
                <w:iCs/>
                <w:sz w:val="22"/>
                <w:szCs w:val="22"/>
              </w:rPr>
              <w:t xml:space="preserve">Ulva </w:t>
            </w:r>
            <w:proofErr w:type="spellStart"/>
            <w:r w:rsidRPr="00964736">
              <w:rPr>
                <w:b/>
                <w:bCs/>
                <w:i/>
                <w:iCs/>
                <w:sz w:val="22"/>
                <w:szCs w:val="22"/>
              </w:rPr>
              <w:t>compres</w:t>
            </w:r>
            <w:proofErr w:type="spellEnd"/>
          </w:p>
        </w:tc>
        <w:tc>
          <w:tcPr>
            <w:tcW w:w="990" w:type="dxa"/>
            <w:tcBorders>
              <w:bottom w:val="single" w:sz="4" w:space="0" w:color="auto"/>
            </w:tcBorders>
            <w:vAlign w:val="center"/>
          </w:tcPr>
          <w:p w14:paraId="24100DF7" w14:textId="4488DD1E" w:rsidR="00701C95" w:rsidRPr="00964736" w:rsidRDefault="00701C95" w:rsidP="00701C95">
            <w:pPr>
              <w:jc w:val="center"/>
              <w:rPr>
                <w:b/>
                <w:bCs/>
                <w:i/>
                <w:iCs/>
                <w:sz w:val="22"/>
                <w:szCs w:val="22"/>
              </w:rPr>
            </w:pPr>
            <w:r w:rsidRPr="00964736">
              <w:rPr>
                <w:b/>
                <w:bCs/>
                <w:i/>
                <w:iCs/>
                <w:sz w:val="22"/>
                <w:szCs w:val="22"/>
              </w:rPr>
              <w:t xml:space="preserve">Ulva </w:t>
            </w:r>
            <w:proofErr w:type="spellStart"/>
            <w:r w:rsidRPr="00964736">
              <w:rPr>
                <w:b/>
                <w:bCs/>
                <w:i/>
                <w:iCs/>
                <w:sz w:val="22"/>
                <w:szCs w:val="22"/>
              </w:rPr>
              <w:t>ohnoi</w:t>
            </w:r>
            <w:proofErr w:type="spellEnd"/>
          </w:p>
        </w:tc>
        <w:tc>
          <w:tcPr>
            <w:tcW w:w="1080" w:type="dxa"/>
            <w:tcBorders>
              <w:bottom w:val="single" w:sz="4" w:space="0" w:color="auto"/>
            </w:tcBorders>
            <w:vAlign w:val="center"/>
          </w:tcPr>
          <w:p w14:paraId="16F47A79" w14:textId="2FBD73B1" w:rsidR="00701C95" w:rsidRPr="00964736" w:rsidRDefault="00701C95" w:rsidP="00701C95">
            <w:pPr>
              <w:jc w:val="center"/>
              <w:rPr>
                <w:b/>
                <w:bCs/>
                <w:i/>
                <w:iCs/>
                <w:sz w:val="22"/>
                <w:szCs w:val="22"/>
              </w:rPr>
            </w:pPr>
            <w:r w:rsidRPr="00964736">
              <w:rPr>
                <w:b/>
                <w:bCs/>
                <w:i/>
                <w:iCs/>
                <w:sz w:val="22"/>
                <w:szCs w:val="22"/>
              </w:rPr>
              <w:t xml:space="preserve">Ulva </w:t>
            </w:r>
            <w:proofErr w:type="spellStart"/>
            <w:r w:rsidRPr="00964736">
              <w:rPr>
                <w:b/>
                <w:bCs/>
                <w:i/>
                <w:iCs/>
                <w:sz w:val="22"/>
                <w:szCs w:val="22"/>
              </w:rPr>
              <w:t>pertusa</w:t>
            </w:r>
            <w:proofErr w:type="spellEnd"/>
          </w:p>
        </w:tc>
        <w:tc>
          <w:tcPr>
            <w:tcW w:w="890" w:type="dxa"/>
            <w:tcBorders>
              <w:bottom w:val="single" w:sz="4" w:space="0" w:color="auto"/>
            </w:tcBorders>
            <w:vAlign w:val="center"/>
          </w:tcPr>
          <w:p w14:paraId="042F4FE5" w14:textId="5197A40F" w:rsidR="00701C95" w:rsidRPr="00964736" w:rsidRDefault="00701C95" w:rsidP="00701C95">
            <w:pPr>
              <w:jc w:val="center"/>
              <w:rPr>
                <w:b/>
                <w:bCs/>
                <w:i/>
                <w:iCs/>
                <w:sz w:val="22"/>
                <w:szCs w:val="22"/>
              </w:rPr>
            </w:pPr>
            <w:r w:rsidRPr="00964736">
              <w:rPr>
                <w:b/>
                <w:bCs/>
                <w:i/>
                <w:iCs/>
                <w:sz w:val="22"/>
                <w:szCs w:val="22"/>
              </w:rPr>
              <w:t>Ulva torta</w:t>
            </w:r>
          </w:p>
        </w:tc>
      </w:tr>
      <w:tr w:rsidR="00701C95" w:rsidRPr="00701C95" w14:paraId="7DC003AF" w14:textId="2618A443" w:rsidTr="00107F66">
        <w:trPr>
          <w:trHeight w:val="806"/>
        </w:trPr>
        <w:tc>
          <w:tcPr>
            <w:tcW w:w="1440" w:type="dxa"/>
            <w:tcBorders>
              <w:right w:val="single" w:sz="4" w:space="0" w:color="auto"/>
            </w:tcBorders>
            <w:vAlign w:val="center"/>
          </w:tcPr>
          <w:p w14:paraId="16D17283" w14:textId="714AEBC6" w:rsidR="00701C95" w:rsidRPr="00964736" w:rsidRDefault="00701C95" w:rsidP="00701C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i/>
                <w:iCs/>
                <w:sz w:val="22"/>
                <w:szCs w:val="22"/>
              </w:rPr>
            </w:pPr>
            <w:r w:rsidRPr="00964736">
              <w:rPr>
                <w:b/>
                <w:bCs/>
                <w:i/>
                <w:iCs/>
                <w:sz w:val="22"/>
                <w:szCs w:val="22"/>
              </w:rPr>
              <w:t>Acanthella acuta</w:t>
            </w:r>
          </w:p>
        </w:tc>
        <w:tc>
          <w:tcPr>
            <w:tcW w:w="1260" w:type="dxa"/>
            <w:tcBorders>
              <w:top w:val="single" w:sz="4" w:space="0" w:color="auto"/>
              <w:left w:val="single" w:sz="4" w:space="0" w:color="auto"/>
            </w:tcBorders>
            <w:vAlign w:val="center"/>
          </w:tcPr>
          <w:p w14:paraId="7C22C069" w14:textId="417DBD53" w:rsidR="00701C95" w:rsidRPr="00701C95" w:rsidRDefault="00701C95" w:rsidP="00701C95">
            <w:pPr>
              <w:jc w:val="center"/>
              <w:rPr>
                <w:sz w:val="22"/>
                <w:szCs w:val="22"/>
              </w:rPr>
            </w:pPr>
            <w:r>
              <w:rPr>
                <w:sz w:val="22"/>
                <w:szCs w:val="22"/>
              </w:rPr>
              <w:t>0</w:t>
            </w:r>
          </w:p>
        </w:tc>
        <w:tc>
          <w:tcPr>
            <w:tcW w:w="1440" w:type="dxa"/>
            <w:tcBorders>
              <w:top w:val="single" w:sz="4" w:space="0" w:color="auto"/>
            </w:tcBorders>
            <w:vAlign w:val="center"/>
          </w:tcPr>
          <w:p w14:paraId="5C3C7E85" w14:textId="5107A0AB" w:rsidR="00701C95" w:rsidRPr="00701C95" w:rsidRDefault="00701C95" w:rsidP="00701C95">
            <w:pPr>
              <w:jc w:val="center"/>
              <w:rPr>
                <w:sz w:val="22"/>
                <w:szCs w:val="22"/>
              </w:rPr>
            </w:pPr>
            <w:r w:rsidRPr="00701C95">
              <w:rPr>
                <w:sz w:val="22"/>
                <w:szCs w:val="22"/>
              </w:rPr>
              <w:t>1.3974</w:t>
            </w:r>
          </w:p>
        </w:tc>
        <w:tc>
          <w:tcPr>
            <w:tcW w:w="990" w:type="dxa"/>
            <w:tcBorders>
              <w:top w:val="single" w:sz="4" w:space="0" w:color="auto"/>
            </w:tcBorders>
            <w:vAlign w:val="center"/>
          </w:tcPr>
          <w:p w14:paraId="17CE9042" w14:textId="68CA23C0" w:rsidR="00701C95" w:rsidRPr="00701C95" w:rsidRDefault="00701C95" w:rsidP="00701C95">
            <w:pPr>
              <w:jc w:val="center"/>
              <w:rPr>
                <w:sz w:val="22"/>
                <w:szCs w:val="22"/>
              </w:rPr>
            </w:pPr>
            <w:r w:rsidRPr="00701C95">
              <w:rPr>
                <w:sz w:val="22"/>
                <w:szCs w:val="22"/>
              </w:rPr>
              <w:t>1.5495</w:t>
            </w:r>
          </w:p>
        </w:tc>
        <w:tc>
          <w:tcPr>
            <w:tcW w:w="1260" w:type="dxa"/>
            <w:tcBorders>
              <w:top w:val="single" w:sz="4" w:space="0" w:color="auto"/>
            </w:tcBorders>
            <w:vAlign w:val="center"/>
          </w:tcPr>
          <w:p w14:paraId="6A80E294" w14:textId="3AA4AA9C" w:rsidR="00701C95" w:rsidRPr="00701C95" w:rsidRDefault="00701C95" w:rsidP="00701C95">
            <w:pPr>
              <w:jc w:val="center"/>
              <w:rPr>
                <w:sz w:val="22"/>
                <w:szCs w:val="22"/>
              </w:rPr>
            </w:pPr>
            <w:r w:rsidRPr="00701C95">
              <w:rPr>
                <w:sz w:val="22"/>
                <w:szCs w:val="22"/>
              </w:rPr>
              <w:t>1.5911</w:t>
            </w:r>
          </w:p>
        </w:tc>
        <w:tc>
          <w:tcPr>
            <w:tcW w:w="990" w:type="dxa"/>
            <w:tcBorders>
              <w:top w:val="single" w:sz="4" w:space="0" w:color="auto"/>
            </w:tcBorders>
            <w:vAlign w:val="center"/>
          </w:tcPr>
          <w:p w14:paraId="6D814737" w14:textId="48F69BEF" w:rsidR="00701C95" w:rsidRPr="00701C95" w:rsidRDefault="00701C95" w:rsidP="00701C95">
            <w:pPr>
              <w:jc w:val="center"/>
              <w:rPr>
                <w:sz w:val="22"/>
                <w:szCs w:val="22"/>
              </w:rPr>
            </w:pPr>
            <w:r w:rsidRPr="00701C95">
              <w:rPr>
                <w:sz w:val="22"/>
                <w:szCs w:val="22"/>
              </w:rPr>
              <w:t>1.7075</w:t>
            </w:r>
          </w:p>
        </w:tc>
        <w:tc>
          <w:tcPr>
            <w:tcW w:w="1080" w:type="dxa"/>
            <w:tcBorders>
              <w:top w:val="single" w:sz="4" w:space="0" w:color="auto"/>
            </w:tcBorders>
            <w:vAlign w:val="center"/>
          </w:tcPr>
          <w:p w14:paraId="13960810" w14:textId="618ABC2C" w:rsidR="00701C95" w:rsidRPr="00701C95" w:rsidRDefault="00701C95" w:rsidP="00701C95">
            <w:pPr>
              <w:jc w:val="center"/>
              <w:rPr>
                <w:sz w:val="22"/>
                <w:szCs w:val="22"/>
              </w:rPr>
            </w:pPr>
            <w:r w:rsidRPr="00701C95">
              <w:rPr>
                <w:sz w:val="22"/>
                <w:szCs w:val="22"/>
              </w:rPr>
              <w:t>1.5348</w:t>
            </w:r>
          </w:p>
        </w:tc>
        <w:tc>
          <w:tcPr>
            <w:tcW w:w="890" w:type="dxa"/>
            <w:tcBorders>
              <w:top w:val="single" w:sz="4" w:space="0" w:color="auto"/>
            </w:tcBorders>
            <w:vAlign w:val="center"/>
          </w:tcPr>
          <w:p w14:paraId="1A626E4A" w14:textId="359A718E" w:rsidR="00701C95" w:rsidRPr="00701C95" w:rsidRDefault="00701C95" w:rsidP="005305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2"/>
                <w:szCs w:val="22"/>
              </w:rPr>
            </w:pPr>
            <w:r w:rsidRPr="00701C95">
              <w:rPr>
                <w:sz w:val="22"/>
                <w:szCs w:val="22"/>
              </w:rPr>
              <w:t>1.5668</w:t>
            </w:r>
          </w:p>
        </w:tc>
      </w:tr>
      <w:tr w:rsidR="00701C95" w:rsidRPr="00701C95" w14:paraId="6F623DCD" w14:textId="4D2DDF74" w:rsidTr="00107F66">
        <w:trPr>
          <w:trHeight w:val="806"/>
        </w:trPr>
        <w:tc>
          <w:tcPr>
            <w:tcW w:w="1440" w:type="dxa"/>
            <w:tcBorders>
              <w:right w:val="single" w:sz="4" w:space="0" w:color="auto"/>
            </w:tcBorders>
            <w:vAlign w:val="center"/>
          </w:tcPr>
          <w:p w14:paraId="4A5A416A" w14:textId="4672282B" w:rsidR="00701C95" w:rsidRPr="00964736" w:rsidRDefault="00701C95" w:rsidP="00701C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i/>
                <w:iCs/>
                <w:sz w:val="22"/>
                <w:szCs w:val="22"/>
              </w:rPr>
            </w:pPr>
            <w:proofErr w:type="spellStart"/>
            <w:r w:rsidRPr="00964736">
              <w:rPr>
                <w:b/>
                <w:bCs/>
                <w:i/>
                <w:iCs/>
                <w:sz w:val="22"/>
                <w:szCs w:val="22"/>
              </w:rPr>
              <w:t>Coleochaete</w:t>
            </w:r>
            <w:proofErr w:type="spellEnd"/>
            <w:r w:rsidRPr="00964736">
              <w:rPr>
                <w:b/>
                <w:bCs/>
                <w:i/>
                <w:iCs/>
                <w:sz w:val="22"/>
                <w:szCs w:val="22"/>
              </w:rPr>
              <w:t xml:space="preserve"> </w:t>
            </w:r>
            <w:proofErr w:type="spellStart"/>
            <w:r w:rsidRPr="00964736">
              <w:rPr>
                <w:b/>
                <w:bCs/>
                <w:i/>
                <w:iCs/>
                <w:sz w:val="22"/>
                <w:szCs w:val="22"/>
              </w:rPr>
              <w:t>scutata</w:t>
            </w:r>
            <w:proofErr w:type="spellEnd"/>
          </w:p>
        </w:tc>
        <w:tc>
          <w:tcPr>
            <w:tcW w:w="1260" w:type="dxa"/>
            <w:tcBorders>
              <w:left w:val="single" w:sz="4" w:space="0" w:color="auto"/>
            </w:tcBorders>
            <w:vAlign w:val="center"/>
          </w:tcPr>
          <w:p w14:paraId="038C6EA1" w14:textId="21D0F8C5" w:rsidR="00701C95" w:rsidRPr="00701C95" w:rsidRDefault="00701C95" w:rsidP="00701C95">
            <w:pPr>
              <w:jc w:val="center"/>
              <w:rPr>
                <w:sz w:val="22"/>
                <w:szCs w:val="22"/>
              </w:rPr>
            </w:pPr>
            <w:r w:rsidRPr="00701C95">
              <w:rPr>
                <w:sz w:val="22"/>
                <w:szCs w:val="22"/>
              </w:rPr>
              <w:t>1.3974</w:t>
            </w:r>
          </w:p>
        </w:tc>
        <w:tc>
          <w:tcPr>
            <w:tcW w:w="1440" w:type="dxa"/>
            <w:vAlign w:val="center"/>
          </w:tcPr>
          <w:p w14:paraId="3D7CD847" w14:textId="3C35B582" w:rsidR="00701C95" w:rsidRPr="00701C95" w:rsidRDefault="00701C95" w:rsidP="00701C95">
            <w:pPr>
              <w:jc w:val="center"/>
              <w:rPr>
                <w:sz w:val="22"/>
                <w:szCs w:val="22"/>
              </w:rPr>
            </w:pPr>
            <w:r>
              <w:rPr>
                <w:sz w:val="22"/>
                <w:szCs w:val="22"/>
              </w:rPr>
              <w:t>0</w:t>
            </w:r>
          </w:p>
        </w:tc>
        <w:tc>
          <w:tcPr>
            <w:tcW w:w="990" w:type="dxa"/>
            <w:vAlign w:val="center"/>
          </w:tcPr>
          <w:p w14:paraId="7981E1B3" w14:textId="07D986EC" w:rsidR="00701C95" w:rsidRPr="00701C95" w:rsidRDefault="00701C95" w:rsidP="00701C95">
            <w:pPr>
              <w:jc w:val="center"/>
              <w:rPr>
                <w:sz w:val="22"/>
                <w:szCs w:val="22"/>
              </w:rPr>
            </w:pPr>
            <w:r w:rsidRPr="00701C95">
              <w:rPr>
                <w:sz w:val="22"/>
                <w:szCs w:val="22"/>
              </w:rPr>
              <w:t>0.3494</w:t>
            </w:r>
          </w:p>
        </w:tc>
        <w:tc>
          <w:tcPr>
            <w:tcW w:w="1260" w:type="dxa"/>
            <w:vAlign w:val="center"/>
          </w:tcPr>
          <w:p w14:paraId="06BC7BEE" w14:textId="30991ED0" w:rsidR="00701C95" w:rsidRPr="00701C95" w:rsidRDefault="00701C95" w:rsidP="00701C95">
            <w:pPr>
              <w:jc w:val="center"/>
              <w:rPr>
                <w:sz w:val="22"/>
                <w:szCs w:val="22"/>
              </w:rPr>
            </w:pPr>
            <w:r w:rsidRPr="00701C95">
              <w:rPr>
                <w:sz w:val="22"/>
                <w:szCs w:val="22"/>
              </w:rPr>
              <w:t>1.5431</w:t>
            </w:r>
          </w:p>
        </w:tc>
        <w:tc>
          <w:tcPr>
            <w:tcW w:w="990" w:type="dxa"/>
            <w:vAlign w:val="center"/>
          </w:tcPr>
          <w:p w14:paraId="07EAFC28" w14:textId="1914B47C" w:rsidR="00701C95" w:rsidRPr="00701C95" w:rsidRDefault="00701C95" w:rsidP="00701C95">
            <w:pPr>
              <w:jc w:val="center"/>
              <w:rPr>
                <w:sz w:val="22"/>
                <w:szCs w:val="22"/>
              </w:rPr>
            </w:pPr>
            <w:r w:rsidRPr="00701C95">
              <w:rPr>
                <w:sz w:val="22"/>
                <w:szCs w:val="22"/>
              </w:rPr>
              <w:t>1.6536</w:t>
            </w:r>
          </w:p>
        </w:tc>
        <w:tc>
          <w:tcPr>
            <w:tcW w:w="1080" w:type="dxa"/>
            <w:vAlign w:val="center"/>
          </w:tcPr>
          <w:p w14:paraId="5CD841D4" w14:textId="0863F717" w:rsidR="00701C95" w:rsidRPr="00701C95" w:rsidRDefault="00701C95" w:rsidP="00701C95">
            <w:pPr>
              <w:jc w:val="center"/>
              <w:rPr>
                <w:sz w:val="22"/>
                <w:szCs w:val="22"/>
              </w:rPr>
            </w:pPr>
            <w:r w:rsidRPr="00701C95">
              <w:rPr>
                <w:sz w:val="22"/>
                <w:szCs w:val="22"/>
              </w:rPr>
              <w:t>1.5681</w:t>
            </w:r>
          </w:p>
        </w:tc>
        <w:tc>
          <w:tcPr>
            <w:tcW w:w="890" w:type="dxa"/>
            <w:vAlign w:val="center"/>
          </w:tcPr>
          <w:p w14:paraId="73E2456C" w14:textId="11BD3CD9" w:rsidR="00701C95" w:rsidRPr="00701C95" w:rsidRDefault="00701C95" w:rsidP="005305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2"/>
                <w:szCs w:val="22"/>
              </w:rPr>
            </w:pPr>
            <w:r w:rsidRPr="00701C95">
              <w:rPr>
                <w:sz w:val="22"/>
                <w:szCs w:val="22"/>
              </w:rPr>
              <w:t>1.7301</w:t>
            </w:r>
          </w:p>
        </w:tc>
      </w:tr>
      <w:tr w:rsidR="00701C95" w:rsidRPr="00701C95" w14:paraId="382736A3" w14:textId="4A8E29BC" w:rsidTr="00107F66">
        <w:trPr>
          <w:trHeight w:val="806"/>
        </w:trPr>
        <w:tc>
          <w:tcPr>
            <w:tcW w:w="1440" w:type="dxa"/>
            <w:tcBorders>
              <w:right w:val="single" w:sz="4" w:space="0" w:color="auto"/>
            </w:tcBorders>
            <w:vAlign w:val="center"/>
          </w:tcPr>
          <w:p w14:paraId="26E9CEDF" w14:textId="04BCFC65" w:rsidR="00701C95" w:rsidRPr="00964736" w:rsidRDefault="00701C95" w:rsidP="00701C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i/>
                <w:iCs/>
                <w:sz w:val="22"/>
                <w:szCs w:val="22"/>
              </w:rPr>
            </w:pPr>
            <w:proofErr w:type="spellStart"/>
            <w:r w:rsidRPr="00964736">
              <w:rPr>
                <w:b/>
                <w:bCs/>
                <w:i/>
                <w:iCs/>
                <w:sz w:val="22"/>
                <w:szCs w:val="22"/>
              </w:rPr>
              <w:t>Nitella</w:t>
            </w:r>
            <w:proofErr w:type="spellEnd"/>
            <w:r w:rsidRPr="00964736">
              <w:rPr>
                <w:b/>
                <w:bCs/>
                <w:i/>
                <w:iCs/>
                <w:sz w:val="22"/>
                <w:szCs w:val="22"/>
              </w:rPr>
              <w:t xml:space="preserve"> </w:t>
            </w:r>
            <w:proofErr w:type="spellStart"/>
            <w:r w:rsidRPr="00964736">
              <w:rPr>
                <w:b/>
                <w:bCs/>
                <w:i/>
                <w:iCs/>
                <w:sz w:val="22"/>
                <w:szCs w:val="22"/>
              </w:rPr>
              <w:t>hyalina</w:t>
            </w:r>
            <w:proofErr w:type="spellEnd"/>
          </w:p>
        </w:tc>
        <w:tc>
          <w:tcPr>
            <w:tcW w:w="1260" w:type="dxa"/>
            <w:tcBorders>
              <w:left w:val="single" w:sz="4" w:space="0" w:color="auto"/>
            </w:tcBorders>
            <w:vAlign w:val="center"/>
          </w:tcPr>
          <w:p w14:paraId="72B1FBFA" w14:textId="623B9F92" w:rsidR="00701C95" w:rsidRPr="00701C95" w:rsidRDefault="00701C95" w:rsidP="00701C95">
            <w:pPr>
              <w:jc w:val="center"/>
              <w:rPr>
                <w:sz w:val="22"/>
                <w:szCs w:val="22"/>
              </w:rPr>
            </w:pPr>
            <w:r w:rsidRPr="00701C95">
              <w:rPr>
                <w:sz w:val="22"/>
                <w:szCs w:val="22"/>
              </w:rPr>
              <w:t>1.549</w:t>
            </w:r>
            <w:r w:rsidR="00810BB1">
              <w:rPr>
                <w:sz w:val="22"/>
                <w:szCs w:val="22"/>
              </w:rPr>
              <w:t>6</w:t>
            </w:r>
          </w:p>
        </w:tc>
        <w:tc>
          <w:tcPr>
            <w:tcW w:w="1440" w:type="dxa"/>
            <w:vAlign w:val="center"/>
          </w:tcPr>
          <w:p w14:paraId="311CA427" w14:textId="765A5BD5" w:rsidR="00701C95" w:rsidRPr="00701C95" w:rsidRDefault="00701C95" w:rsidP="00701C95">
            <w:pPr>
              <w:jc w:val="center"/>
              <w:rPr>
                <w:sz w:val="22"/>
                <w:szCs w:val="22"/>
              </w:rPr>
            </w:pPr>
            <w:r w:rsidRPr="00701C95">
              <w:rPr>
                <w:sz w:val="22"/>
                <w:szCs w:val="22"/>
              </w:rPr>
              <w:t>0.3494</w:t>
            </w:r>
          </w:p>
        </w:tc>
        <w:tc>
          <w:tcPr>
            <w:tcW w:w="990" w:type="dxa"/>
            <w:vAlign w:val="center"/>
          </w:tcPr>
          <w:p w14:paraId="32D2293C" w14:textId="3B8C7B93" w:rsidR="00701C95" w:rsidRPr="00701C95" w:rsidRDefault="00701C95" w:rsidP="00701C95">
            <w:pPr>
              <w:jc w:val="center"/>
              <w:rPr>
                <w:sz w:val="22"/>
                <w:szCs w:val="22"/>
              </w:rPr>
            </w:pPr>
            <w:r>
              <w:rPr>
                <w:sz w:val="22"/>
                <w:szCs w:val="22"/>
              </w:rPr>
              <w:t>0</w:t>
            </w:r>
          </w:p>
        </w:tc>
        <w:tc>
          <w:tcPr>
            <w:tcW w:w="1260" w:type="dxa"/>
            <w:vAlign w:val="center"/>
          </w:tcPr>
          <w:p w14:paraId="4384BE0F" w14:textId="4BA208CD" w:rsidR="00701C95" w:rsidRPr="00701C95" w:rsidRDefault="00701C95" w:rsidP="00701C95">
            <w:pPr>
              <w:jc w:val="center"/>
              <w:rPr>
                <w:sz w:val="22"/>
                <w:szCs w:val="22"/>
              </w:rPr>
            </w:pPr>
            <w:r w:rsidRPr="00701C95">
              <w:rPr>
                <w:sz w:val="22"/>
                <w:szCs w:val="22"/>
              </w:rPr>
              <w:t>1.7617</w:t>
            </w:r>
          </w:p>
        </w:tc>
        <w:tc>
          <w:tcPr>
            <w:tcW w:w="990" w:type="dxa"/>
            <w:vAlign w:val="center"/>
          </w:tcPr>
          <w:p w14:paraId="567C286E" w14:textId="49D2E600" w:rsidR="00701C95" w:rsidRPr="00701C95" w:rsidRDefault="00701C95" w:rsidP="00701C95">
            <w:pPr>
              <w:jc w:val="center"/>
              <w:rPr>
                <w:sz w:val="22"/>
                <w:szCs w:val="22"/>
              </w:rPr>
            </w:pPr>
            <w:r w:rsidRPr="00701C95">
              <w:rPr>
                <w:sz w:val="22"/>
                <w:szCs w:val="22"/>
              </w:rPr>
              <w:t>1.7217</w:t>
            </w:r>
          </w:p>
        </w:tc>
        <w:tc>
          <w:tcPr>
            <w:tcW w:w="1080" w:type="dxa"/>
            <w:vAlign w:val="center"/>
          </w:tcPr>
          <w:p w14:paraId="7427DBC6" w14:textId="04C7CCF9" w:rsidR="00701C95" w:rsidRPr="00701C95" w:rsidRDefault="00701C95" w:rsidP="00701C95">
            <w:pPr>
              <w:jc w:val="center"/>
              <w:rPr>
                <w:sz w:val="22"/>
                <w:szCs w:val="22"/>
              </w:rPr>
            </w:pPr>
            <w:r w:rsidRPr="00701C95">
              <w:rPr>
                <w:sz w:val="22"/>
                <w:szCs w:val="22"/>
              </w:rPr>
              <w:t>1.813</w:t>
            </w:r>
          </w:p>
        </w:tc>
        <w:tc>
          <w:tcPr>
            <w:tcW w:w="890" w:type="dxa"/>
            <w:vAlign w:val="center"/>
          </w:tcPr>
          <w:p w14:paraId="4AE3E18B" w14:textId="3CBE557A" w:rsidR="00701C95" w:rsidRPr="00701C95" w:rsidRDefault="00701C95" w:rsidP="005305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2"/>
                <w:szCs w:val="22"/>
              </w:rPr>
            </w:pPr>
            <w:r w:rsidRPr="00701C95">
              <w:rPr>
                <w:sz w:val="22"/>
                <w:szCs w:val="22"/>
              </w:rPr>
              <w:t>1.9375</w:t>
            </w:r>
          </w:p>
        </w:tc>
      </w:tr>
      <w:tr w:rsidR="00701C95" w:rsidRPr="00701C95" w14:paraId="1AB775DD" w14:textId="23507FF1" w:rsidTr="00107F66">
        <w:trPr>
          <w:trHeight w:val="806"/>
        </w:trPr>
        <w:tc>
          <w:tcPr>
            <w:tcW w:w="1440" w:type="dxa"/>
            <w:tcBorders>
              <w:right w:val="single" w:sz="4" w:space="0" w:color="auto"/>
            </w:tcBorders>
            <w:vAlign w:val="center"/>
          </w:tcPr>
          <w:p w14:paraId="5367E0DB" w14:textId="20162EB4" w:rsidR="00701C95" w:rsidRPr="00964736" w:rsidRDefault="00701C95" w:rsidP="00701C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i/>
                <w:iCs/>
                <w:sz w:val="22"/>
                <w:szCs w:val="22"/>
              </w:rPr>
            </w:pPr>
            <w:r w:rsidRPr="00964736">
              <w:rPr>
                <w:b/>
                <w:bCs/>
                <w:i/>
                <w:iCs/>
                <w:sz w:val="22"/>
                <w:szCs w:val="22"/>
              </w:rPr>
              <w:t xml:space="preserve">Ulva </w:t>
            </w:r>
            <w:proofErr w:type="spellStart"/>
            <w:r w:rsidRPr="00964736">
              <w:rPr>
                <w:b/>
                <w:bCs/>
                <w:i/>
                <w:iCs/>
                <w:sz w:val="22"/>
                <w:szCs w:val="22"/>
              </w:rPr>
              <w:t>compres</w:t>
            </w:r>
            <w:proofErr w:type="spellEnd"/>
          </w:p>
        </w:tc>
        <w:tc>
          <w:tcPr>
            <w:tcW w:w="1260" w:type="dxa"/>
            <w:tcBorders>
              <w:left w:val="single" w:sz="4" w:space="0" w:color="auto"/>
            </w:tcBorders>
            <w:vAlign w:val="center"/>
          </w:tcPr>
          <w:p w14:paraId="532A2300" w14:textId="1853399E" w:rsidR="00701C95" w:rsidRPr="00701C95" w:rsidRDefault="00701C95" w:rsidP="00701C95">
            <w:pPr>
              <w:jc w:val="center"/>
              <w:rPr>
                <w:sz w:val="22"/>
                <w:szCs w:val="22"/>
              </w:rPr>
            </w:pPr>
            <w:r w:rsidRPr="00701C95">
              <w:rPr>
                <w:sz w:val="22"/>
                <w:szCs w:val="22"/>
              </w:rPr>
              <w:t>1.5911</w:t>
            </w:r>
          </w:p>
        </w:tc>
        <w:tc>
          <w:tcPr>
            <w:tcW w:w="1440" w:type="dxa"/>
            <w:vAlign w:val="center"/>
          </w:tcPr>
          <w:p w14:paraId="128D90FE" w14:textId="3CB6309F" w:rsidR="00701C95" w:rsidRPr="00701C95" w:rsidRDefault="00701C95" w:rsidP="00701C95">
            <w:pPr>
              <w:jc w:val="center"/>
              <w:rPr>
                <w:sz w:val="22"/>
                <w:szCs w:val="22"/>
              </w:rPr>
            </w:pPr>
            <w:r w:rsidRPr="00701C95">
              <w:rPr>
                <w:sz w:val="22"/>
                <w:szCs w:val="22"/>
              </w:rPr>
              <w:t>1.5431</w:t>
            </w:r>
          </w:p>
        </w:tc>
        <w:tc>
          <w:tcPr>
            <w:tcW w:w="990" w:type="dxa"/>
            <w:vAlign w:val="center"/>
          </w:tcPr>
          <w:p w14:paraId="5C001984" w14:textId="5FEC4051" w:rsidR="00701C95" w:rsidRPr="00701C95" w:rsidRDefault="00701C95" w:rsidP="00701C95">
            <w:pPr>
              <w:jc w:val="center"/>
              <w:rPr>
                <w:sz w:val="22"/>
                <w:szCs w:val="22"/>
              </w:rPr>
            </w:pPr>
            <w:r w:rsidRPr="00701C95">
              <w:rPr>
                <w:sz w:val="22"/>
                <w:szCs w:val="22"/>
              </w:rPr>
              <w:t>1.7617</w:t>
            </w:r>
          </w:p>
        </w:tc>
        <w:tc>
          <w:tcPr>
            <w:tcW w:w="1260" w:type="dxa"/>
            <w:vAlign w:val="center"/>
          </w:tcPr>
          <w:p w14:paraId="0ADFD478" w14:textId="61A41524" w:rsidR="00701C95" w:rsidRPr="00701C95" w:rsidRDefault="00701C95" w:rsidP="00701C95">
            <w:pPr>
              <w:jc w:val="center"/>
              <w:rPr>
                <w:sz w:val="22"/>
                <w:szCs w:val="22"/>
              </w:rPr>
            </w:pPr>
            <w:r w:rsidRPr="00701C95">
              <w:rPr>
                <w:sz w:val="22"/>
                <w:szCs w:val="22"/>
              </w:rPr>
              <w:t>0</w:t>
            </w:r>
          </w:p>
        </w:tc>
        <w:tc>
          <w:tcPr>
            <w:tcW w:w="990" w:type="dxa"/>
            <w:vAlign w:val="center"/>
          </w:tcPr>
          <w:p w14:paraId="47E6A834" w14:textId="1905196F" w:rsidR="00701C95" w:rsidRPr="00701C95" w:rsidRDefault="00701C95" w:rsidP="00701C95">
            <w:pPr>
              <w:jc w:val="center"/>
              <w:rPr>
                <w:sz w:val="22"/>
                <w:szCs w:val="22"/>
              </w:rPr>
            </w:pPr>
            <w:r w:rsidRPr="00701C95">
              <w:rPr>
                <w:sz w:val="22"/>
                <w:szCs w:val="22"/>
              </w:rPr>
              <w:t>0.3973</w:t>
            </w:r>
          </w:p>
        </w:tc>
        <w:tc>
          <w:tcPr>
            <w:tcW w:w="1080" w:type="dxa"/>
            <w:vAlign w:val="center"/>
          </w:tcPr>
          <w:p w14:paraId="76CFBDF6" w14:textId="446ADF15" w:rsidR="00701C95" w:rsidRPr="00701C95" w:rsidRDefault="00701C95" w:rsidP="00701C95">
            <w:pPr>
              <w:jc w:val="center"/>
              <w:rPr>
                <w:sz w:val="22"/>
                <w:szCs w:val="22"/>
              </w:rPr>
            </w:pPr>
            <w:r w:rsidRPr="00701C95">
              <w:rPr>
                <w:sz w:val="22"/>
                <w:szCs w:val="22"/>
              </w:rPr>
              <w:t>0.3743</w:t>
            </w:r>
          </w:p>
        </w:tc>
        <w:tc>
          <w:tcPr>
            <w:tcW w:w="890" w:type="dxa"/>
            <w:vAlign w:val="center"/>
          </w:tcPr>
          <w:p w14:paraId="62491059" w14:textId="6E1F4B0C" w:rsidR="00701C95" w:rsidRPr="00701C95" w:rsidRDefault="00701C95" w:rsidP="005305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2"/>
                <w:szCs w:val="22"/>
              </w:rPr>
            </w:pPr>
            <w:r w:rsidRPr="00701C95">
              <w:rPr>
                <w:sz w:val="22"/>
                <w:szCs w:val="22"/>
              </w:rPr>
              <w:t>0.4020</w:t>
            </w:r>
          </w:p>
        </w:tc>
      </w:tr>
      <w:tr w:rsidR="00701C95" w:rsidRPr="00701C95" w14:paraId="597840B2" w14:textId="28051155" w:rsidTr="00107F66">
        <w:trPr>
          <w:trHeight w:val="806"/>
        </w:trPr>
        <w:tc>
          <w:tcPr>
            <w:tcW w:w="1440" w:type="dxa"/>
            <w:tcBorders>
              <w:right w:val="single" w:sz="4" w:space="0" w:color="auto"/>
            </w:tcBorders>
            <w:vAlign w:val="center"/>
          </w:tcPr>
          <w:p w14:paraId="0B315D8E" w14:textId="5033C8E7" w:rsidR="00701C95" w:rsidRPr="00964736" w:rsidRDefault="00701C95" w:rsidP="00701C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i/>
                <w:iCs/>
                <w:sz w:val="22"/>
                <w:szCs w:val="22"/>
              </w:rPr>
            </w:pPr>
            <w:r w:rsidRPr="00964736">
              <w:rPr>
                <w:b/>
                <w:bCs/>
                <w:i/>
                <w:iCs/>
                <w:sz w:val="22"/>
                <w:szCs w:val="22"/>
              </w:rPr>
              <w:t xml:space="preserve">Ulva </w:t>
            </w:r>
            <w:proofErr w:type="spellStart"/>
            <w:r w:rsidRPr="00964736">
              <w:rPr>
                <w:b/>
                <w:bCs/>
                <w:i/>
                <w:iCs/>
                <w:sz w:val="22"/>
                <w:szCs w:val="22"/>
              </w:rPr>
              <w:t>ohnoi</w:t>
            </w:r>
            <w:proofErr w:type="spellEnd"/>
          </w:p>
        </w:tc>
        <w:tc>
          <w:tcPr>
            <w:tcW w:w="1260" w:type="dxa"/>
            <w:tcBorders>
              <w:left w:val="single" w:sz="4" w:space="0" w:color="auto"/>
            </w:tcBorders>
            <w:vAlign w:val="center"/>
          </w:tcPr>
          <w:p w14:paraId="7FDEC1E3" w14:textId="6C09834D" w:rsidR="00701C95" w:rsidRPr="00701C95" w:rsidRDefault="00701C95" w:rsidP="00701C95">
            <w:pPr>
              <w:jc w:val="center"/>
              <w:rPr>
                <w:sz w:val="22"/>
                <w:szCs w:val="22"/>
              </w:rPr>
            </w:pPr>
            <w:r w:rsidRPr="00701C95">
              <w:rPr>
                <w:sz w:val="22"/>
                <w:szCs w:val="22"/>
              </w:rPr>
              <w:t>1.7075</w:t>
            </w:r>
          </w:p>
        </w:tc>
        <w:tc>
          <w:tcPr>
            <w:tcW w:w="1440" w:type="dxa"/>
            <w:vAlign w:val="center"/>
          </w:tcPr>
          <w:p w14:paraId="1FC10F3D" w14:textId="7DE380F3" w:rsidR="00701C95" w:rsidRPr="00701C95" w:rsidRDefault="00701C95" w:rsidP="00701C95">
            <w:pPr>
              <w:jc w:val="center"/>
              <w:rPr>
                <w:sz w:val="22"/>
                <w:szCs w:val="22"/>
              </w:rPr>
            </w:pPr>
            <w:r w:rsidRPr="00701C95">
              <w:rPr>
                <w:sz w:val="22"/>
                <w:szCs w:val="22"/>
              </w:rPr>
              <w:t>1.6536</w:t>
            </w:r>
          </w:p>
        </w:tc>
        <w:tc>
          <w:tcPr>
            <w:tcW w:w="990" w:type="dxa"/>
            <w:vAlign w:val="center"/>
          </w:tcPr>
          <w:p w14:paraId="4C724EAE" w14:textId="471470C5" w:rsidR="00701C95" w:rsidRPr="00701C95" w:rsidRDefault="00701C95" w:rsidP="00701C95">
            <w:pPr>
              <w:jc w:val="center"/>
              <w:rPr>
                <w:sz w:val="22"/>
                <w:szCs w:val="22"/>
              </w:rPr>
            </w:pPr>
            <w:r w:rsidRPr="00701C95">
              <w:rPr>
                <w:sz w:val="22"/>
                <w:szCs w:val="22"/>
              </w:rPr>
              <w:t>1.7217</w:t>
            </w:r>
          </w:p>
        </w:tc>
        <w:tc>
          <w:tcPr>
            <w:tcW w:w="1260" w:type="dxa"/>
            <w:vAlign w:val="center"/>
          </w:tcPr>
          <w:p w14:paraId="584159E7" w14:textId="2E01250C" w:rsidR="00701C95" w:rsidRPr="00701C95" w:rsidRDefault="00701C95" w:rsidP="00701C95">
            <w:pPr>
              <w:jc w:val="center"/>
              <w:rPr>
                <w:sz w:val="22"/>
                <w:szCs w:val="22"/>
              </w:rPr>
            </w:pPr>
            <w:r w:rsidRPr="00701C95">
              <w:rPr>
                <w:sz w:val="22"/>
                <w:szCs w:val="22"/>
              </w:rPr>
              <w:t>0.3973</w:t>
            </w:r>
          </w:p>
        </w:tc>
        <w:tc>
          <w:tcPr>
            <w:tcW w:w="990" w:type="dxa"/>
            <w:vAlign w:val="center"/>
          </w:tcPr>
          <w:p w14:paraId="5E22D3F3" w14:textId="3EECD9AD" w:rsidR="00701C95" w:rsidRPr="00701C95" w:rsidRDefault="00701C95" w:rsidP="00701C95">
            <w:pPr>
              <w:jc w:val="center"/>
              <w:rPr>
                <w:sz w:val="22"/>
                <w:szCs w:val="22"/>
              </w:rPr>
            </w:pPr>
            <w:r w:rsidRPr="00701C95">
              <w:rPr>
                <w:sz w:val="22"/>
                <w:szCs w:val="22"/>
              </w:rPr>
              <w:t>0</w:t>
            </w:r>
          </w:p>
        </w:tc>
        <w:tc>
          <w:tcPr>
            <w:tcW w:w="1080" w:type="dxa"/>
            <w:vAlign w:val="center"/>
          </w:tcPr>
          <w:p w14:paraId="7929F3BB" w14:textId="006CA034" w:rsidR="00701C95" w:rsidRPr="00701C95" w:rsidRDefault="00701C95" w:rsidP="00701C95">
            <w:pPr>
              <w:jc w:val="center"/>
              <w:rPr>
                <w:sz w:val="22"/>
                <w:szCs w:val="22"/>
              </w:rPr>
            </w:pPr>
            <w:r w:rsidRPr="00701C95">
              <w:rPr>
                <w:sz w:val="22"/>
                <w:szCs w:val="22"/>
              </w:rPr>
              <w:t>0.4081</w:t>
            </w:r>
          </w:p>
        </w:tc>
        <w:tc>
          <w:tcPr>
            <w:tcW w:w="890" w:type="dxa"/>
            <w:vAlign w:val="center"/>
          </w:tcPr>
          <w:p w14:paraId="6576AC0A" w14:textId="1ED79C77" w:rsidR="00701C95" w:rsidRPr="00701C95" w:rsidRDefault="00701C95" w:rsidP="005305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2"/>
                <w:szCs w:val="22"/>
              </w:rPr>
            </w:pPr>
            <w:r w:rsidRPr="00701C95">
              <w:rPr>
                <w:sz w:val="22"/>
                <w:szCs w:val="22"/>
              </w:rPr>
              <w:t>0.4972</w:t>
            </w:r>
          </w:p>
        </w:tc>
      </w:tr>
      <w:tr w:rsidR="00701C95" w:rsidRPr="00701C95" w14:paraId="40C679EB" w14:textId="14B2E463" w:rsidTr="00107F66">
        <w:trPr>
          <w:trHeight w:val="806"/>
        </w:trPr>
        <w:tc>
          <w:tcPr>
            <w:tcW w:w="1440" w:type="dxa"/>
            <w:tcBorders>
              <w:right w:val="single" w:sz="4" w:space="0" w:color="auto"/>
            </w:tcBorders>
            <w:vAlign w:val="center"/>
          </w:tcPr>
          <w:p w14:paraId="7556DEED" w14:textId="57491028" w:rsidR="00701C95" w:rsidRPr="00964736" w:rsidRDefault="00701C95" w:rsidP="00701C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i/>
                <w:iCs/>
                <w:sz w:val="22"/>
                <w:szCs w:val="22"/>
              </w:rPr>
            </w:pPr>
            <w:r w:rsidRPr="00964736">
              <w:rPr>
                <w:b/>
                <w:bCs/>
                <w:i/>
                <w:iCs/>
                <w:sz w:val="22"/>
                <w:szCs w:val="22"/>
              </w:rPr>
              <w:t xml:space="preserve">Ulva </w:t>
            </w:r>
            <w:proofErr w:type="spellStart"/>
            <w:r w:rsidRPr="00964736">
              <w:rPr>
                <w:b/>
                <w:bCs/>
                <w:i/>
                <w:iCs/>
                <w:sz w:val="22"/>
                <w:szCs w:val="22"/>
              </w:rPr>
              <w:t>pertusa</w:t>
            </w:r>
            <w:proofErr w:type="spellEnd"/>
          </w:p>
        </w:tc>
        <w:tc>
          <w:tcPr>
            <w:tcW w:w="1260" w:type="dxa"/>
            <w:tcBorders>
              <w:left w:val="single" w:sz="4" w:space="0" w:color="auto"/>
            </w:tcBorders>
            <w:vAlign w:val="center"/>
          </w:tcPr>
          <w:p w14:paraId="20B32A61" w14:textId="2CE32EA1" w:rsidR="00701C95" w:rsidRPr="00701C95" w:rsidRDefault="00701C95" w:rsidP="00701C95">
            <w:pPr>
              <w:jc w:val="center"/>
              <w:rPr>
                <w:sz w:val="22"/>
                <w:szCs w:val="22"/>
              </w:rPr>
            </w:pPr>
            <w:r w:rsidRPr="00701C95">
              <w:rPr>
                <w:sz w:val="22"/>
                <w:szCs w:val="22"/>
              </w:rPr>
              <w:t>1.5348</w:t>
            </w:r>
          </w:p>
        </w:tc>
        <w:tc>
          <w:tcPr>
            <w:tcW w:w="1440" w:type="dxa"/>
            <w:vAlign w:val="center"/>
          </w:tcPr>
          <w:p w14:paraId="146D7D85" w14:textId="6A165872" w:rsidR="00701C95" w:rsidRPr="00701C95" w:rsidRDefault="00701C95" w:rsidP="00701C95">
            <w:pPr>
              <w:jc w:val="center"/>
              <w:rPr>
                <w:sz w:val="22"/>
                <w:szCs w:val="22"/>
              </w:rPr>
            </w:pPr>
            <w:r w:rsidRPr="00701C95">
              <w:rPr>
                <w:sz w:val="22"/>
                <w:szCs w:val="22"/>
              </w:rPr>
              <w:t>1.5681</w:t>
            </w:r>
          </w:p>
        </w:tc>
        <w:tc>
          <w:tcPr>
            <w:tcW w:w="990" w:type="dxa"/>
            <w:vAlign w:val="center"/>
          </w:tcPr>
          <w:p w14:paraId="47750639" w14:textId="3D9CEB5C" w:rsidR="00701C95" w:rsidRPr="00701C95" w:rsidRDefault="00701C95" w:rsidP="00701C95">
            <w:pPr>
              <w:jc w:val="center"/>
              <w:rPr>
                <w:sz w:val="22"/>
                <w:szCs w:val="22"/>
              </w:rPr>
            </w:pPr>
            <w:r w:rsidRPr="00701C95">
              <w:rPr>
                <w:sz w:val="22"/>
                <w:szCs w:val="22"/>
              </w:rPr>
              <w:t>1.8130</w:t>
            </w:r>
          </w:p>
        </w:tc>
        <w:tc>
          <w:tcPr>
            <w:tcW w:w="1260" w:type="dxa"/>
            <w:vAlign w:val="center"/>
          </w:tcPr>
          <w:p w14:paraId="6F7C874E" w14:textId="6CF0B1BB" w:rsidR="00701C95" w:rsidRPr="00701C95" w:rsidRDefault="00701C95" w:rsidP="00701C95">
            <w:pPr>
              <w:jc w:val="center"/>
              <w:rPr>
                <w:sz w:val="22"/>
                <w:szCs w:val="22"/>
              </w:rPr>
            </w:pPr>
            <w:r w:rsidRPr="00701C95">
              <w:rPr>
                <w:sz w:val="22"/>
                <w:szCs w:val="22"/>
              </w:rPr>
              <w:t>0.3743</w:t>
            </w:r>
          </w:p>
        </w:tc>
        <w:tc>
          <w:tcPr>
            <w:tcW w:w="990" w:type="dxa"/>
            <w:vAlign w:val="center"/>
          </w:tcPr>
          <w:p w14:paraId="175FA9EF" w14:textId="78BC0500" w:rsidR="00701C95" w:rsidRPr="00701C95" w:rsidRDefault="00701C95" w:rsidP="00701C95">
            <w:pPr>
              <w:jc w:val="center"/>
              <w:rPr>
                <w:sz w:val="22"/>
                <w:szCs w:val="22"/>
              </w:rPr>
            </w:pPr>
            <w:r w:rsidRPr="00701C95">
              <w:rPr>
                <w:sz w:val="22"/>
                <w:szCs w:val="22"/>
              </w:rPr>
              <w:t>0.4081</w:t>
            </w:r>
          </w:p>
        </w:tc>
        <w:tc>
          <w:tcPr>
            <w:tcW w:w="1080" w:type="dxa"/>
            <w:vAlign w:val="center"/>
          </w:tcPr>
          <w:p w14:paraId="4C06ED32" w14:textId="2D58A732" w:rsidR="00701C95" w:rsidRPr="00701C95" w:rsidRDefault="00701C95" w:rsidP="00701C95">
            <w:pPr>
              <w:jc w:val="center"/>
              <w:rPr>
                <w:sz w:val="22"/>
                <w:szCs w:val="22"/>
              </w:rPr>
            </w:pPr>
            <w:r w:rsidRPr="00701C95">
              <w:rPr>
                <w:sz w:val="22"/>
                <w:szCs w:val="22"/>
              </w:rPr>
              <w:t>0</w:t>
            </w:r>
          </w:p>
        </w:tc>
        <w:tc>
          <w:tcPr>
            <w:tcW w:w="890" w:type="dxa"/>
            <w:vAlign w:val="center"/>
          </w:tcPr>
          <w:p w14:paraId="2DF05AE5" w14:textId="010313E8" w:rsidR="00701C95" w:rsidRPr="00701C95" w:rsidRDefault="00701C95" w:rsidP="005305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2"/>
                <w:szCs w:val="22"/>
              </w:rPr>
            </w:pPr>
            <w:r w:rsidRPr="00701C95">
              <w:rPr>
                <w:sz w:val="22"/>
                <w:szCs w:val="22"/>
              </w:rPr>
              <w:t>0.3572</w:t>
            </w:r>
          </w:p>
        </w:tc>
      </w:tr>
      <w:tr w:rsidR="0053059B" w:rsidRPr="00701C95" w14:paraId="6FD98C82" w14:textId="77777777" w:rsidTr="00107F66">
        <w:trPr>
          <w:trHeight w:val="806"/>
        </w:trPr>
        <w:tc>
          <w:tcPr>
            <w:tcW w:w="1440" w:type="dxa"/>
            <w:tcBorders>
              <w:right w:val="single" w:sz="4" w:space="0" w:color="auto"/>
            </w:tcBorders>
            <w:vAlign w:val="center"/>
          </w:tcPr>
          <w:p w14:paraId="5A4A0000" w14:textId="1C3EFC5C" w:rsidR="00701C95" w:rsidRPr="00964736" w:rsidRDefault="00701C95" w:rsidP="00701C95">
            <w:pPr>
              <w:jc w:val="center"/>
              <w:rPr>
                <w:b/>
                <w:bCs/>
                <w:i/>
                <w:iCs/>
                <w:sz w:val="22"/>
                <w:szCs w:val="22"/>
              </w:rPr>
            </w:pPr>
            <w:r w:rsidRPr="00964736">
              <w:rPr>
                <w:b/>
                <w:bCs/>
                <w:i/>
                <w:iCs/>
                <w:sz w:val="22"/>
                <w:szCs w:val="22"/>
              </w:rPr>
              <w:t>Ulva torta</w:t>
            </w:r>
          </w:p>
        </w:tc>
        <w:tc>
          <w:tcPr>
            <w:tcW w:w="1260" w:type="dxa"/>
            <w:tcBorders>
              <w:left w:val="single" w:sz="4" w:space="0" w:color="auto"/>
            </w:tcBorders>
            <w:vAlign w:val="center"/>
          </w:tcPr>
          <w:p w14:paraId="63EEF1D0" w14:textId="35050FE0" w:rsidR="00701C95" w:rsidRPr="00701C95" w:rsidRDefault="00701C95" w:rsidP="00701C95">
            <w:pPr>
              <w:jc w:val="center"/>
              <w:rPr>
                <w:sz w:val="22"/>
                <w:szCs w:val="22"/>
              </w:rPr>
            </w:pPr>
            <w:r w:rsidRPr="00701C95">
              <w:rPr>
                <w:sz w:val="22"/>
                <w:szCs w:val="22"/>
              </w:rPr>
              <w:t>1.5668</w:t>
            </w:r>
          </w:p>
        </w:tc>
        <w:tc>
          <w:tcPr>
            <w:tcW w:w="1440" w:type="dxa"/>
            <w:vAlign w:val="center"/>
          </w:tcPr>
          <w:p w14:paraId="60BFB564" w14:textId="27D5C747" w:rsidR="00701C95" w:rsidRPr="00701C95" w:rsidRDefault="00701C95" w:rsidP="00701C95">
            <w:pPr>
              <w:jc w:val="center"/>
              <w:rPr>
                <w:sz w:val="22"/>
                <w:szCs w:val="22"/>
              </w:rPr>
            </w:pPr>
            <w:r w:rsidRPr="00701C95">
              <w:rPr>
                <w:sz w:val="22"/>
                <w:szCs w:val="22"/>
              </w:rPr>
              <w:t>1.7301</w:t>
            </w:r>
          </w:p>
        </w:tc>
        <w:tc>
          <w:tcPr>
            <w:tcW w:w="990" w:type="dxa"/>
            <w:vAlign w:val="center"/>
          </w:tcPr>
          <w:p w14:paraId="359EAEB2" w14:textId="45889719" w:rsidR="00701C95" w:rsidRPr="00701C95" w:rsidRDefault="00701C95" w:rsidP="00701C95">
            <w:pPr>
              <w:jc w:val="center"/>
              <w:rPr>
                <w:sz w:val="22"/>
                <w:szCs w:val="22"/>
              </w:rPr>
            </w:pPr>
            <w:r w:rsidRPr="00701C95">
              <w:rPr>
                <w:sz w:val="22"/>
                <w:szCs w:val="22"/>
              </w:rPr>
              <w:t>1.9375</w:t>
            </w:r>
          </w:p>
        </w:tc>
        <w:tc>
          <w:tcPr>
            <w:tcW w:w="1260" w:type="dxa"/>
            <w:vAlign w:val="center"/>
          </w:tcPr>
          <w:p w14:paraId="23A0B5B0" w14:textId="0F4D3B23" w:rsidR="00701C95" w:rsidRPr="00701C95" w:rsidRDefault="00701C95" w:rsidP="00701C95">
            <w:pPr>
              <w:jc w:val="center"/>
              <w:rPr>
                <w:sz w:val="22"/>
                <w:szCs w:val="22"/>
              </w:rPr>
            </w:pPr>
            <w:r w:rsidRPr="00701C95">
              <w:rPr>
                <w:sz w:val="22"/>
                <w:szCs w:val="22"/>
              </w:rPr>
              <w:t>0.4020</w:t>
            </w:r>
          </w:p>
        </w:tc>
        <w:tc>
          <w:tcPr>
            <w:tcW w:w="990" w:type="dxa"/>
            <w:vAlign w:val="center"/>
          </w:tcPr>
          <w:p w14:paraId="6766DE4D" w14:textId="4EB52E6D" w:rsidR="00701C95" w:rsidRPr="00701C95" w:rsidRDefault="00701C95" w:rsidP="00701C95">
            <w:pPr>
              <w:jc w:val="center"/>
              <w:rPr>
                <w:sz w:val="22"/>
                <w:szCs w:val="22"/>
              </w:rPr>
            </w:pPr>
            <w:r w:rsidRPr="00701C95">
              <w:rPr>
                <w:sz w:val="22"/>
                <w:szCs w:val="22"/>
              </w:rPr>
              <w:t>0.4972</w:t>
            </w:r>
          </w:p>
        </w:tc>
        <w:tc>
          <w:tcPr>
            <w:tcW w:w="1080" w:type="dxa"/>
            <w:vAlign w:val="center"/>
          </w:tcPr>
          <w:p w14:paraId="706B271B" w14:textId="192E31FB" w:rsidR="00701C95" w:rsidRPr="00701C95" w:rsidRDefault="00701C95" w:rsidP="00701C95">
            <w:pPr>
              <w:jc w:val="center"/>
              <w:rPr>
                <w:sz w:val="22"/>
                <w:szCs w:val="22"/>
              </w:rPr>
            </w:pPr>
            <w:r w:rsidRPr="00701C95">
              <w:rPr>
                <w:sz w:val="22"/>
                <w:szCs w:val="22"/>
              </w:rPr>
              <w:t>0.3572</w:t>
            </w:r>
          </w:p>
        </w:tc>
        <w:tc>
          <w:tcPr>
            <w:tcW w:w="890" w:type="dxa"/>
            <w:vAlign w:val="center"/>
          </w:tcPr>
          <w:p w14:paraId="59C82FAB" w14:textId="33DF62D9" w:rsidR="00701C95" w:rsidRPr="00701C95" w:rsidRDefault="00701C95" w:rsidP="00701C95">
            <w:pPr>
              <w:jc w:val="center"/>
              <w:rPr>
                <w:sz w:val="22"/>
                <w:szCs w:val="22"/>
              </w:rPr>
            </w:pPr>
            <w:r w:rsidRPr="00701C95">
              <w:rPr>
                <w:sz w:val="22"/>
                <w:szCs w:val="22"/>
              </w:rPr>
              <w:t>0</w:t>
            </w:r>
          </w:p>
        </w:tc>
      </w:tr>
    </w:tbl>
    <w:p w14:paraId="19949B7E" w14:textId="77777777" w:rsidR="003267AF" w:rsidRDefault="003267AF" w:rsidP="00C10B60"/>
    <w:p w14:paraId="35E13C76" w14:textId="046C6541" w:rsidR="00C10B60" w:rsidRDefault="00107F66" w:rsidP="00C10B60">
      <w:r>
        <w:t xml:space="preserve">The rate of change between </w:t>
      </w:r>
      <w:r w:rsidRPr="00325A3F">
        <w:rPr>
          <w:i/>
          <w:iCs/>
        </w:rPr>
        <w:t>A.</w:t>
      </w:r>
      <w:r w:rsidR="00325A3F" w:rsidRPr="00325A3F">
        <w:rPr>
          <w:i/>
          <w:iCs/>
        </w:rPr>
        <w:t xml:space="preserve"> </w:t>
      </w:r>
      <w:r w:rsidRPr="00325A3F">
        <w:rPr>
          <w:i/>
          <w:iCs/>
        </w:rPr>
        <w:t>acuta</w:t>
      </w:r>
      <w:r>
        <w:t xml:space="preserve"> and </w:t>
      </w:r>
      <w:r w:rsidRPr="00325A3F">
        <w:rPr>
          <w:i/>
          <w:iCs/>
        </w:rPr>
        <w:t xml:space="preserve">P. </w:t>
      </w:r>
      <w:proofErr w:type="spellStart"/>
      <w:r w:rsidRPr="00325A3F">
        <w:rPr>
          <w:i/>
          <w:iCs/>
        </w:rPr>
        <w:t>ventilabrum</w:t>
      </w:r>
      <w:proofErr w:type="spellEnd"/>
      <w:r w:rsidR="003267AF">
        <w:t xml:space="preserve"> was calculated to be </w:t>
      </w:r>
      <w:r w:rsidR="003267AF" w:rsidRPr="003267AF">
        <w:t>4.14553516x10</w:t>
      </w:r>
      <w:r w:rsidR="003267AF" w:rsidRPr="003267AF">
        <w:rPr>
          <w:vertAlign w:val="superscript"/>
        </w:rPr>
        <w:t>-10</w:t>
      </w:r>
      <w:r w:rsidR="003267AF" w:rsidRPr="003267AF">
        <w:t xml:space="preserve"> substitutions/year. </w:t>
      </w:r>
      <w:r w:rsidR="00E56E2A">
        <w:t xml:space="preserve">Assuming that the rate of change is constant for all introns within the </w:t>
      </w:r>
      <w:r w:rsidR="00E56E2A" w:rsidRPr="001B1EB0">
        <w:rPr>
          <w:i/>
          <w:iCs/>
        </w:rPr>
        <w:t>A. acuta</w:t>
      </w:r>
      <w:r w:rsidR="00E56E2A" w:rsidRPr="00E56E2A">
        <w:t xml:space="preserve">, </w:t>
      </w:r>
      <w:r w:rsidR="00E56E2A">
        <w:t xml:space="preserve">and the distance matrix in table 2, the divergence time between </w:t>
      </w:r>
      <w:r w:rsidR="00E56E2A" w:rsidRPr="001B1EB0">
        <w:rPr>
          <w:i/>
          <w:iCs/>
        </w:rPr>
        <w:t>A. acuta</w:t>
      </w:r>
      <w:r w:rsidR="00E56E2A">
        <w:t xml:space="preserve"> and </w:t>
      </w:r>
      <w:r w:rsidR="00E56E2A" w:rsidRPr="001B1EB0">
        <w:rPr>
          <w:i/>
          <w:iCs/>
        </w:rPr>
        <w:t xml:space="preserve">C. </w:t>
      </w:r>
      <w:proofErr w:type="spellStart"/>
      <w:r w:rsidR="00E56E2A" w:rsidRPr="001B1EB0">
        <w:rPr>
          <w:i/>
          <w:iCs/>
        </w:rPr>
        <w:t>scutata</w:t>
      </w:r>
      <w:proofErr w:type="spellEnd"/>
      <w:r w:rsidR="00E56E2A" w:rsidRPr="00E56E2A">
        <w:t xml:space="preserve"> </w:t>
      </w:r>
      <w:r w:rsidR="00E56E2A">
        <w:t xml:space="preserve">was calculated to be </w:t>
      </w:r>
      <w:r w:rsidR="00E56E2A" w:rsidRPr="00E56E2A">
        <w:t>3.37 10</w:t>
      </w:r>
      <w:r w:rsidR="00E56E2A" w:rsidRPr="00E56E2A">
        <w:rPr>
          <w:vertAlign w:val="superscript"/>
        </w:rPr>
        <w:t>9</w:t>
      </w:r>
      <w:r w:rsidR="00E56E2A" w:rsidRPr="00E56E2A">
        <w:t xml:space="preserve"> </w:t>
      </w:r>
      <w:r w:rsidR="00E56E2A">
        <w:t xml:space="preserve">years. </w:t>
      </w:r>
    </w:p>
    <w:p w14:paraId="50505F12" w14:textId="77777777" w:rsidR="003B6FC1" w:rsidRDefault="003B6FC1" w:rsidP="00C10B60"/>
    <w:p w14:paraId="041775CE" w14:textId="5F9D7E32" w:rsidR="003B6FC1" w:rsidRDefault="003B6FC1" w:rsidP="00C10B60">
      <w:r>
        <w:t xml:space="preserve">This divergence time is too far in the distant past to be accurate. It is possible this large divergence time suggests that the assumption that rate of evolution for introns in the </w:t>
      </w:r>
      <w:r w:rsidRPr="003B6FC1">
        <w:rPr>
          <w:i/>
          <w:iCs/>
        </w:rPr>
        <w:t>A. acuta</w:t>
      </w:r>
      <w:r>
        <w:rPr>
          <w:i/>
          <w:iCs/>
        </w:rPr>
        <w:t xml:space="preserve"> </w:t>
      </w:r>
      <w:r>
        <w:t xml:space="preserve">mitogenome is not constant. It is also possible that the rate of evolution within </w:t>
      </w:r>
      <w:r w:rsidRPr="003B6FC1">
        <w:rPr>
          <w:i/>
          <w:iCs/>
        </w:rPr>
        <w:t xml:space="preserve">C. </w:t>
      </w:r>
      <w:r>
        <w:rPr>
          <w:i/>
          <w:iCs/>
        </w:rPr>
        <w:t>scutate</w:t>
      </w:r>
      <w:r>
        <w:t xml:space="preserve"> is accelerated</w:t>
      </w:r>
      <w:r w:rsidR="00F4390F">
        <w:t xml:space="preserve">. If the </w:t>
      </w:r>
      <w:r w:rsidR="00F4390F" w:rsidRPr="00F4390F">
        <w:rPr>
          <w:i/>
          <w:iCs/>
        </w:rPr>
        <w:t>cox2</w:t>
      </w:r>
      <w:r w:rsidR="00F4390F">
        <w:t xml:space="preserve"> intron is in fact not horizontally transferred, this could also lead to a miscalculation of divergence times. </w:t>
      </w:r>
    </w:p>
    <w:p w14:paraId="67B06037" w14:textId="77777777" w:rsidR="006063B2" w:rsidRDefault="006063B2" w:rsidP="00C10B60"/>
    <w:p w14:paraId="046EDD9B" w14:textId="4DCCDD94" w:rsidR="00C4003F" w:rsidRPr="0088179C" w:rsidRDefault="0088179C" w:rsidP="00C10B60">
      <w:pPr>
        <w:rPr>
          <w:i/>
          <w:iCs/>
        </w:rPr>
      </w:pPr>
      <w:r w:rsidRPr="0088179C">
        <w:rPr>
          <w:i/>
          <w:iCs/>
        </w:rPr>
        <w:t>Extra ORF and ITRs</w:t>
      </w:r>
    </w:p>
    <w:p w14:paraId="55726FC0" w14:textId="77777777" w:rsidR="006063B2" w:rsidRDefault="006063B2" w:rsidP="00C10B60"/>
    <w:p w14:paraId="36AB3402" w14:textId="77777777" w:rsidR="009D7A8F" w:rsidRDefault="0088179C" w:rsidP="00C10B60">
      <w:pPr>
        <w:rPr>
          <w:iCs/>
        </w:rPr>
      </w:pPr>
      <w:r>
        <w:t xml:space="preserve">The extra ORF was composed of two parts, part 1 that resembled DNA-directed DNA-polymerase, and part 2 that resembled DNA-directed RNA-polymerase. Phylogenetic analysis of each part showed that part-1 is most closely related to the DNA-directed DNA-polymerase protein from the demosponge </w:t>
      </w:r>
      <w:proofErr w:type="spellStart"/>
      <w:r>
        <w:rPr>
          <w:i/>
          <w:iCs/>
        </w:rPr>
        <w:t>Amphimedon</w:t>
      </w:r>
      <w:proofErr w:type="spellEnd"/>
      <w:r>
        <w:rPr>
          <w:i/>
          <w:iCs/>
        </w:rPr>
        <w:t xml:space="preserve"> </w:t>
      </w:r>
      <w:proofErr w:type="spellStart"/>
      <w:r>
        <w:rPr>
          <w:i/>
          <w:iCs/>
        </w:rPr>
        <w:t>queenslandica</w:t>
      </w:r>
      <w:proofErr w:type="spellEnd"/>
      <w:r>
        <w:t xml:space="preserve">, with which it shares 15.56% of </w:t>
      </w:r>
      <w:r>
        <w:lastRenderedPageBreak/>
        <w:t>amino-acid identity. Part-2 of the ORF grouped with p</w:t>
      </w:r>
      <w:r w:rsidRPr="007C1128">
        <w:t xml:space="preserve">robable </w:t>
      </w:r>
      <w:r>
        <w:t xml:space="preserve">mitochondrial </w:t>
      </w:r>
      <w:r w:rsidRPr="007C1128">
        <w:t>DNA-directed RNA polymerase</w:t>
      </w:r>
      <w:r>
        <w:t xml:space="preserve">s from </w:t>
      </w:r>
      <w:proofErr w:type="spellStart"/>
      <w:r w:rsidRPr="00B83E9E">
        <w:rPr>
          <w:i/>
          <w:iCs/>
        </w:rPr>
        <w:t>Podospora</w:t>
      </w:r>
      <w:proofErr w:type="spellEnd"/>
      <w:r>
        <w:t xml:space="preserve"> and </w:t>
      </w:r>
      <w:r w:rsidRPr="00B83E9E">
        <w:rPr>
          <w:i/>
          <w:iCs/>
        </w:rPr>
        <w:t>Neurospora</w:t>
      </w:r>
      <w:r>
        <w:t xml:space="preserve"> fungi and shared with them 15.51% and 18.24% of amino acid identity, respectively. Such differentiated phylogenetic relationships for the two polymerase domains might suggest that </w:t>
      </w:r>
      <w:r w:rsidRPr="007E4BA8">
        <w:rPr>
          <w:i/>
        </w:rPr>
        <w:t>ORF1540</w:t>
      </w:r>
      <w:r>
        <w:rPr>
          <w:iCs/>
        </w:rPr>
        <w:t xml:space="preserve"> is the product of gene fusion.</w:t>
      </w:r>
      <w:r w:rsidR="009D7A8F">
        <w:rPr>
          <w:iCs/>
        </w:rPr>
        <w:t xml:space="preserve"> Unfortunately, with no reliable dates available, it isn’t currently possible to estimate when the ORF entered the </w:t>
      </w:r>
      <w:r w:rsidR="009D7A8F" w:rsidRPr="009D7A8F">
        <w:rPr>
          <w:i/>
        </w:rPr>
        <w:t>A. acuta</w:t>
      </w:r>
      <w:r w:rsidR="009D7A8F">
        <w:rPr>
          <w:iCs/>
        </w:rPr>
        <w:t xml:space="preserve"> </w:t>
      </w:r>
      <w:proofErr w:type="spellStart"/>
      <w:r w:rsidR="009D7A8F">
        <w:rPr>
          <w:iCs/>
        </w:rPr>
        <w:t>mtDNA</w:t>
      </w:r>
      <w:proofErr w:type="spellEnd"/>
      <w:r w:rsidR="009D7A8F">
        <w:rPr>
          <w:iCs/>
        </w:rPr>
        <w:t xml:space="preserve">. </w:t>
      </w:r>
    </w:p>
    <w:p w14:paraId="7C9FF969" w14:textId="77777777" w:rsidR="009D7A8F" w:rsidRDefault="009D7A8F" w:rsidP="00C10B60">
      <w:pPr>
        <w:rPr>
          <w:iCs/>
        </w:rPr>
      </w:pPr>
    </w:p>
    <w:p w14:paraId="228FFFEC" w14:textId="77777777" w:rsidR="001D317D" w:rsidRDefault="009D7A8F" w:rsidP="00C10B60">
      <w:pPr>
        <w:rPr>
          <w:iCs/>
        </w:rPr>
      </w:pPr>
      <w:r>
        <w:rPr>
          <w:iCs/>
        </w:rPr>
        <w:t xml:space="preserve">The ITRs are composed of tRNA-S gene, and a partial copy of </w:t>
      </w:r>
      <w:r w:rsidRPr="009D7A8F">
        <w:rPr>
          <w:i/>
        </w:rPr>
        <w:t>cox1</w:t>
      </w:r>
      <w:r>
        <w:rPr>
          <w:iCs/>
        </w:rPr>
        <w:t xml:space="preserve">, along with small intergenic regions. The intergenic regions did not return any hits on NCBI BLAST, and as such it was not possible to run a phylogenetic analysis on these segments. </w:t>
      </w:r>
    </w:p>
    <w:p w14:paraId="5157CDCE" w14:textId="77777777" w:rsidR="001D317D" w:rsidRDefault="001D317D" w:rsidP="00C10B60">
      <w:pPr>
        <w:rPr>
          <w:iCs/>
        </w:rPr>
      </w:pPr>
    </w:p>
    <w:p w14:paraId="41781EC9" w14:textId="77777777" w:rsidR="00411705" w:rsidRDefault="00411705" w:rsidP="00C10B60">
      <w:pPr>
        <w:rPr>
          <w:iCs/>
        </w:rPr>
      </w:pPr>
    </w:p>
    <w:p w14:paraId="53851EC8" w14:textId="07CFF2FC" w:rsidR="00411705" w:rsidRDefault="00411705" w:rsidP="00C10B60">
      <w:pPr>
        <w:rPr>
          <w:b/>
          <w:bCs/>
        </w:rPr>
      </w:pPr>
      <w:r w:rsidRPr="00411705">
        <w:rPr>
          <w:b/>
          <w:bCs/>
        </w:rPr>
        <w:t xml:space="preserve">References </w:t>
      </w:r>
    </w:p>
    <w:p w14:paraId="5B2E6309"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sz w:val="22"/>
        </w:rPr>
        <w:fldChar w:fldCharType="begin" w:fldLock="1"/>
      </w:r>
      <w:r w:rsidRPr="00411705">
        <w:rPr>
          <w:sz w:val="22"/>
        </w:rPr>
        <w:instrText xml:space="preserve">ADDIN Mendeley Bibliography CSL_BIBLIOGRAPHY </w:instrText>
      </w:r>
      <w:r w:rsidRPr="00411705">
        <w:rPr>
          <w:sz w:val="22"/>
        </w:rPr>
        <w:fldChar w:fldCharType="separate"/>
      </w:r>
      <w:r w:rsidRPr="00411705">
        <w:rPr>
          <w:rFonts w:ascii="Calibri" w:hAnsi="Calibri" w:cs="Calibri"/>
          <w:noProof/>
          <w:sz w:val="22"/>
        </w:rPr>
        <w:t>Bernardino A.F., Li Y., Smith C.R., Halanych K.M. 2017. Multiple introns in a deep-sea Annelid (Decemunciger: Ampharetidae) mitochondrial genome. Sci. Rep. 7:1–8.</w:t>
      </w:r>
    </w:p>
    <w:p w14:paraId="1D9A4130"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Bridge D., Cunningham C.W., Schierwater B., DeSalle R., Buss L.W. 1992. Class-level relationships in the phylum Cnidaria: Evidence from mitochondrial genome structure. Proc. Natl. Acad. Sci. U. S. A. 89:8750–8753.</w:t>
      </w:r>
    </w:p>
    <w:p w14:paraId="41C39E03"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Burger G., Yan Y., Javadi P., Lang B.F. 2009. Group I-intron trans-splicing and mRNA editing in the mitochondria of placozoan animals. Trends Genet. 25:381–386.</w:t>
      </w:r>
    </w:p>
    <w:p w14:paraId="0891AF30"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Doublet V., Raimond R., Grandjean F., Lafitte A., Souty-Grosset C., Marcadé I. 2012. Widespread atypical mitochondrial DNA structure in isopods (Crustacea, Peracarida) related to a constitutive heteroplasmy in terrestrial species. Genome. 55:234–244.</w:t>
      </w:r>
    </w:p>
    <w:p w14:paraId="57FA6C99"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Gray M.W., Burger G., Lang B.F. 1999. Mitochondrial evolution. Science (80-. ). 283:1476–1481.</w:t>
      </w:r>
    </w:p>
    <w:p w14:paraId="3D251135"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Gray M.W., Lang B.F., Burger G. 2004. Mitochondria of protists. Annu. Rev. Genet. 38:477–524.</w:t>
      </w:r>
    </w:p>
    <w:p w14:paraId="5212001C"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Gualberto J.M., Mileshina D., Wallet C., Niazi A.K., Weber-Lotfi F., Dietrich A. 2014. The plant mitochondrial genome: Dynamics and maintenance. Biochimie. 100:107–120.</w:t>
      </w:r>
    </w:p>
    <w:p w14:paraId="179B148E"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Huchon D., Szitenberg A., Shefer S., Ilan M., Feldstein T. 2015. Mitochondrial group I and group II introns in the sponge orders Agelasida and Axinellida. BMC Evol. Biol.:1–14.</w:t>
      </w:r>
    </w:p>
    <w:p w14:paraId="33705205"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Jenkins H.L., Graham R., Porter J.S., Vieira L.M., de Almeida A.C.S., Hall A., O’Dea A., Coppard S.E., Waeschenbach A. 2022. Unprecedented frequency of mitochondrial introns in colonial bilaterians. Sci. Rep. 12:1–14.</w:t>
      </w:r>
    </w:p>
    <w:p w14:paraId="770759C3"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Kayal E., Bentlage B., Collins A.G., Kayal M., Pirro S., Lavrov D. V. 2012. Evolution of linear mitochondrial genomes in medusozoan cnidarians. Genome Biol. Evol. 4:1–12.</w:t>
      </w:r>
    </w:p>
    <w:p w14:paraId="700B86C6"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Lavrov D. V., Adamski M., Chevaldonné P., Adamska M. 2016. Extensive Mitochondrial mRNA Editing and Unusual Mitochondrial Genome Organization in Calcaronean Sponges. Curr. Biol. 26:86–92.</w:t>
      </w:r>
    </w:p>
    <w:p w14:paraId="053E3A5E"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lastRenderedPageBreak/>
        <w:t>Lavrov D. V., Maikova O.O., Pett W., Belikov S.I. 2012. Small inverted repeats drive mitochondrial genome evolution in Lake Baikal sponges. Gene. 505:91–99.</w:t>
      </w:r>
    </w:p>
    <w:p w14:paraId="3F51D2EF"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Lavrov D. V., Pett W. 2016. Animal mitochondrial DNA as we do not know it: Mt-Genome Organization and Evolution in Nonbilaterian Lineages. Genome Biol. Evol. 8:2896–2913.</w:t>
      </w:r>
    </w:p>
    <w:p w14:paraId="4115E9CD"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Lavrov D. V., Pett W., Voigt O., Wörheide G., Forget L., Lang B.F., Kayal E. 2013. Mitochondrial DNA of clathrina clathrus (Calcarea, Calcinea): Six linear chromosomes, fragmented rRNAs, tRNA editing, and a novel genetic code. Mol. Biol. Evol. 30:865–880.</w:t>
      </w:r>
    </w:p>
    <w:p w14:paraId="00B72230"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Lavrov D. V, Maldonado M., Perez T., Morrow C. 2019. Phylogenetic relationships of heteroscleromorph demosponges and the affinity of the genus Myceliospongia (Demospongiae incertae sedis). bioRxiv.:793372.</w:t>
      </w:r>
    </w:p>
    <w:p w14:paraId="0CA72E35"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Lubośny M., Śmietanka B., Lasota R., Burzyński A. 2022. Confirmation of the first intronic sequence in the bivalvian mitochondrial genome of Macoma balthica (Linnaeus, 1758). Biol. Lett. 18:20220275.</w:t>
      </w:r>
    </w:p>
    <w:p w14:paraId="04A46586"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Mouhamadou B., Barroso G., Labare J. 2004. Molecular evolution of a mitochondrial polB gene , encoding a family B DNA polymerase , towards the elimination from Agrocybe mitochondrial genomes. :257–263.</w:t>
      </w:r>
    </w:p>
    <w:p w14:paraId="31D7827C"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Paysan-Lafosse T., Blum M., Chuguransky S., Grego T., Pinto B.L., Salazar G.A., Bileschi M.L., Bork P., Bridge A., Colwell L., Gough J., Haft D.H., Letunić I., Marchler-Bauer A., Mi H., Natale D.A., Orengo C.A., Pandurangan A.P., Rivoire C., Sigrist C.J.A., Sillitoe I., Thanki N., Thomas P.D., Tosatto S.C.E., Wu C.H., Bateman A. 2023. InterPro in 2022. Nucleic Acids Res. 51:D418–D427.</w:t>
      </w:r>
    </w:p>
    <w:p w14:paraId="33B5A51A"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Richter S., Schwarz F., Hering L., Böggemann M., Bleidorn C. 2015. The utility of genome skimming for phylogenomic analyses as demonstrated for glycerid relationships (annelida, glyceridae). Genome Biol. Evol. 7:3443–3462.</w:t>
      </w:r>
    </w:p>
    <w:p w14:paraId="5A8BB4AB"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Smith D.R., Keeling P.J. 2015. Mitochondrial and plastid genome architecture: Reoccurring themes, but significant differences at the extremes. Proc. Natl. Acad. Sci. U. S. A. 112:10177–10184.</w:t>
      </w:r>
    </w:p>
    <w:p w14:paraId="3C9EDAA0"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Vallès Y., Halanych K.M., Boore J.L. 2008. Group II introns break new boundaries: Presence in a bilaterian's genome. PLoS One. 3:1–6.</w:t>
      </w:r>
    </w:p>
    <w:p w14:paraId="35360DD5"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Wang X., Lavrov D. V. 2008. Seventeen new complete mtDNA sequences reveal extensive mitochondrial genome evolution within the demospongiae. PLoS One. 3:1–11.</w:t>
      </w:r>
    </w:p>
    <w:p w14:paraId="75BD78D2"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Zardoya R. 2022. Recent advances in understanding mitochondrial genome diversity [ version 1 ; peer review : 4 approved ]. 9.</w:t>
      </w:r>
    </w:p>
    <w:p w14:paraId="6864D8F4" w14:textId="00D10555" w:rsidR="00411705" w:rsidRPr="00411705" w:rsidRDefault="00411705" w:rsidP="00411705">
      <w:pPr>
        <w:rPr>
          <w:b/>
          <w:bCs/>
        </w:rPr>
      </w:pPr>
      <w:r w:rsidRPr="00411705">
        <w:rPr>
          <w:sz w:val="22"/>
        </w:rPr>
        <w:fldChar w:fldCharType="end"/>
      </w:r>
    </w:p>
    <w:p w14:paraId="6459DFEA" w14:textId="2A2A0C53" w:rsidR="0088179C" w:rsidRPr="003B6FC1" w:rsidRDefault="001D317D" w:rsidP="00C10B60">
      <w:r w:rsidRPr="00F0434B">
        <w:rPr>
          <w:rFonts w:cstheme="majorBidi"/>
          <w:noProof/>
          <w:sz w:val="20"/>
          <w:szCs w:val="20"/>
        </w:rPr>
        <w:lastRenderedPageBreak/>
        <mc:AlternateContent>
          <mc:Choice Requires="wpg">
            <w:drawing>
              <wp:anchor distT="0" distB="0" distL="114300" distR="114300" simplePos="0" relativeHeight="251662336" behindDoc="0" locked="0" layoutInCell="1" allowOverlap="1" wp14:anchorId="2A279C41" wp14:editId="4CA223C2">
                <wp:simplePos x="0" y="0"/>
                <wp:positionH relativeFrom="column">
                  <wp:posOffset>0</wp:posOffset>
                </wp:positionH>
                <wp:positionV relativeFrom="paragraph">
                  <wp:posOffset>0</wp:posOffset>
                </wp:positionV>
                <wp:extent cx="5934075" cy="8465820"/>
                <wp:effectExtent l="0" t="0" r="9525" b="0"/>
                <wp:wrapTopAndBottom/>
                <wp:docPr id="14" name="Group 14"/>
                <wp:cNvGraphicFramePr/>
                <a:graphic xmlns:a="http://schemas.openxmlformats.org/drawingml/2006/main">
                  <a:graphicData uri="http://schemas.microsoft.com/office/word/2010/wordprocessingGroup">
                    <wpg:wgp>
                      <wpg:cNvGrpSpPr/>
                      <wpg:grpSpPr>
                        <a:xfrm>
                          <a:off x="0" y="0"/>
                          <a:ext cx="5934075" cy="8465820"/>
                          <a:chOff x="0" y="0"/>
                          <a:chExt cx="5934075" cy="8465820"/>
                        </a:xfrm>
                      </wpg:grpSpPr>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7429500"/>
                          </a:xfrm>
                          <a:prstGeom prst="rect">
                            <a:avLst/>
                          </a:prstGeom>
                          <a:noFill/>
                          <a:ln>
                            <a:noFill/>
                          </a:ln>
                        </pic:spPr>
                      </pic:pic>
                      <wps:wsp>
                        <wps:cNvPr id="13" name="Text Box 13"/>
                        <wps:cNvSpPr txBox="1"/>
                        <wps:spPr>
                          <a:xfrm>
                            <a:off x="0" y="7486015"/>
                            <a:ext cx="5934075" cy="979805"/>
                          </a:xfrm>
                          <a:prstGeom prst="rect">
                            <a:avLst/>
                          </a:prstGeom>
                          <a:solidFill>
                            <a:prstClr val="white"/>
                          </a:solidFill>
                          <a:ln>
                            <a:noFill/>
                          </a:ln>
                        </wps:spPr>
                        <wps:txbx>
                          <w:txbxContent>
                            <w:p w14:paraId="664E11E6" w14:textId="32F3E084" w:rsidR="001D317D" w:rsidRPr="00F0434B" w:rsidRDefault="001D317D" w:rsidP="001D317D">
                              <w:pPr>
                                <w:pStyle w:val="Caption"/>
                                <w:jc w:val="both"/>
                                <w:rPr>
                                  <w:i w:val="0"/>
                                  <w:iCs w:val="0"/>
                                  <w:color w:val="auto"/>
                                  <w:sz w:val="22"/>
                                  <w:szCs w:val="22"/>
                                </w:rPr>
                              </w:pPr>
                              <w:r w:rsidRPr="00F0434B">
                                <w:rPr>
                                  <w:b/>
                                  <w:bCs/>
                                  <w:i w:val="0"/>
                                  <w:iCs w:val="0"/>
                                  <w:color w:val="auto"/>
                                  <w:sz w:val="22"/>
                                  <w:szCs w:val="22"/>
                                </w:rPr>
                                <w:t xml:space="preserve">Figure </w:t>
                              </w:r>
                              <w:r>
                                <w:rPr>
                                  <w:b/>
                                  <w:bCs/>
                                  <w:i w:val="0"/>
                                  <w:iCs w:val="0"/>
                                  <w:color w:val="auto"/>
                                  <w:sz w:val="22"/>
                                  <w:szCs w:val="22"/>
                                </w:rPr>
                                <w:t xml:space="preserve">4. </w:t>
                              </w:r>
                              <w:r>
                                <w:rPr>
                                  <w:i w:val="0"/>
                                  <w:iCs w:val="0"/>
                                  <w:color w:val="auto"/>
                                  <w:sz w:val="22"/>
                                  <w:szCs w:val="22"/>
                                </w:rPr>
                                <w:t>Maximu</w:t>
                              </w:r>
                              <w:ins w:id="1" w:author="Askary Hemmat, Mahsa [BBMBA]" w:date="2023-04-25T21:37:00Z">
                                <w:r w:rsidR="006B520F">
                                  <w:rPr>
                                    <w:i w:val="0"/>
                                    <w:iCs w:val="0"/>
                                    <w:color w:val="auto"/>
                                    <w:sz w:val="22"/>
                                    <w:szCs w:val="22"/>
                                  </w:rPr>
                                  <w:t>m</w:t>
                                </w:r>
                              </w:ins>
                              <w:del w:id="2" w:author="Askary Hemmat, Mahsa [BBMBA]" w:date="2023-04-25T21:37:00Z">
                                <w:r w:rsidDel="006B520F">
                                  <w:rPr>
                                    <w:i w:val="0"/>
                                    <w:iCs w:val="0"/>
                                    <w:color w:val="auto"/>
                                    <w:sz w:val="22"/>
                                    <w:szCs w:val="22"/>
                                  </w:rPr>
                                  <w:delText>n</w:delText>
                                </w:r>
                              </w:del>
                              <w:r>
                                <w:rPr>
                                  <w:i w:val="0"/>
                                  <w:iCs w:val="0"/>
                                  <w:color w:val="auto"/>
                                  <w:sz w:val="22"/>
                                  <w:szCs w:val="22"/>
                                </w:rPr>
                                <w:t xml:space="preserve"> likelihood analysis</w:t>
                              </w:r>
                              <w:r w:rsidRPr="00F0434B">
                                <w:rPr>
                                  <w:i w:val="0"/>
                                  <w:iCs w:val="0"/>
                                  <w:color w:val="auto"/>
                                  <w:sz w:val="22"/>
                                  <w:szCs w:val="22"/>
                                </w:rPr>
                                <w:t xml:space="preserve"> of A) part 1 (resembling DNA-directed DNA-polymerase) and B) part 2 (resembling DNA-directed RNA-polymerase) of </w:t>
                              </w:r>
                              <w:r w:rsidRPr="00F0434B">
                                <w:rPr>
                                  <w:color w:val="auto"/>
                                  <w:sz w:val="22"/>
                                  <w:szCs w:val="22"/>
                                </w:rPr>
                                <w:t>ORF1540</w:t>
                              </w:r>
                              <w:r w:rsidRPr="00F0434B">
                                <w:rPr>
                                  <w:i w:val="0"/>
                                  <w:iCs w:val="0"/>
                                  <w:color w:val="auto"/>
                                  <w:sz w:val="22"/>
                                  <w:szCs w:val="22"/>
                                </w:rPr>
                                <w:t xml:space="preserve"> within the </w:t>
                              </w:r>
                              <w:r w:rsidRPr="00EB31B7">
                                <w:rPr>
                                  <w:color w:val="auto"/>
                                  <w:sz w:val="22"/>
                                  <w:szCs w:val="22"/>
                                </w:rPr>
                                <w:t>A. acuta</w:t>
                              </w:r>
                              <w:r w:rsidRPr="00F0434B">
                                <w:rPr>
                                  <w:i w:val="0"/>
                                  <w:iCs w:val="0"/>
                                  <w:color w:val="auto"/>
                                  <w:sz w:val="22"/>
                                  <w:szCs w:val="22"/>
                                </w:rPr>
                                <w:t xml:space="preserve"> (red) mitogenome. Part 1 is most closely related to a gene found within the mitogenome of the demosponge </w:t>
                              </w:r>
                              <w:proofErr w:type="spellStart"/>
                              <w:r w:rsidRPr="00F0434B">
                                <w:rPr>
                                  <w:color w:val="auto"/>
                                  <w:sz w:val="22"/>
                                  <w:szCs w:val="22"/>
                                </w:rPr>
                                <w:t>Amphimedon</w:t>
                              </w:r>
                              <w:proofErr w:type="spellEnd"/>
                              <w:r w:rsidRPr="00F0434B">
                                <w:rPr>
                                  <w:color w:val="auto"/>
                                  <w:sz w:val="22"/>
                                  <w:szCs w:val="22"/>
                                </w:rPr>
                                <w:t xml:space="preserve"> </w:t>
                              </w:r>
                              <w:proofErr w:type="spellStart"/>
                              <w:r w:rsidRPr="00F0434B">
                                <w:rPr>
                                  <w:color w:val="auto"/>
                                  <w:sz w:val="22"/>
                                  <w:szCs w:val="22"/>
                                </w:rPr>
                                <w:t>queenslandica</w:t>
                              </w:r>
                              <w:proofErr w:type="spellEnd"/>
                              <w:r w:rsidRPr="00F0434B">
                                <w:rPr>
                                  <w:i w:val="0"/>
                                  <w:iCs w:val="0"/>
                                  <w:color w:val="auto"/>
                                  <w:sz w:val="22"/>
                                  <w:szCs w:val="22"/>
                                </w:rPr>
                                <w:t>. Part 2 is most closely related to a gene found within the mitochondrial genome of the fung</w:t>
                              </w:r>
                              <w:r>
                                <w:rPr>
                                  <w:i w:val="0"/>
                                  <w:iCs w:val="0"/>
                                  <w:color w:val="auto"/>
                                  <w:sz w:val="22"/>
                                  <w:szCs w:val="22"/>
                                </w:rPr>
                                <w:t>i</w:t>
                              </w:r>
                              <w:r w:rsidRPr="00F0434B">
                                <w:rPr>
                                  <w:i w:val="0"/>
                                  <w:iCs w:val="0"/>
                                  <w:color w:val="auto"/>
                                  <w:sz w:val="22"/>
                                  <w:szCs w:val="22"/>
                                </w:rPr>
                                <w:t xml:space="preserve"> </w:t>
                              </w:r>
                              <w:proofErr w:type="spellStart"/>
                              <w:r w:rsidRPr="00F0434B">
                                <w:rPr>
                                  <w:color w:val="auto"/>
                                  <w:sz w:val="22"/>
                                  <w:szCs w:val="22"/>
                                </w:rPr>
                                <w:t>Podospora</w:t>
                              </w:r>
                              <w:proofErr w:type="spellEnd"/>
                              <w:r w:rsidRPr="00F0434B">
                                <w:rPr>
                                  <w:color w:val="auto"/>
                                  <w:sz w:val="22"/>
                                  <w:szCs w:val="22"/>
                                </w:rPr>
                                <w:t xml:space="preserve"> anserina</w:t>
                              </w:r>
                              <w:r>
                                <w:rPr>
                                  <w:color w:val="auto"/>
                                  <w:sz w:val="22"/>
                                  <w:szCs w:val="22"/>
                                </w:rPr>
                                <w:t xml:space="preserve"> </w:t>
                              </w:r>
                              <w:r>
                                <w:rPr>
                                  <w:i w:val="0"/>
                                  <w:iCs w:val="0"/>
                                  <w:color w:val="auto"/>
                                  <w:sz w:val="22"/>
                                  <w:szCs w:val="22"/>
                                </w:rPr>
                                <w:t>and</w:t>
                              </w:r>
                              <w:r w:rsidRPr="001E79F3">
                                <w:t xml:space="preserve"> </w:t>
                              </w:r>
                              <w:r w:rsidRPr="001E79F3">
                                <w:rPr>
                                  <w:color w:val="auto"/>
                                  <w:sz w:val="22"/>
                                  <w:szCs w:val="22"/>
                                </w:rPr>
                                <w:t>Neurospora intermedia</w:t>
                              </w:r>
                              <w:r w:rsidRPr="00F0434B">
                                <w:rPr>
                                  <w:i w:val="0"/>
                                  <w:iCs w:val="0"/>
                                  <w:color w:val="auto"/>
                                  <w:sz w:val="22"/>
                                  <w:szCs w:val="22"/>
                                </w:rPr>
                                <w:t xml:space="preserve">. Bootstrap values of 200 replicates are shown.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279C41" id="Group 14" o:spid="_x0000_s1029" style="position:absolute;margin-left:0;margin-top:0;width:467.25pt;height:666.6pt;z-index:251662336" coordsize="59340,846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0" type="#_x0000_t75" style="position:absolute;width:59340;height:742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">
                  <v:imagedata r:id="rId14" o:title=""/>
                </v:shape>
                <v:shapetype id="_x0000_t202" coordsize="21600,21600" o:spt="202" path="m,l,21600r21600,l21600,xe">
                  <v:stroke joinstyle="miter"/>
                  <v:path gradientshapeok="t" o:connecttype="rect"/>
                </v:shapetype>
                <v:shape id="Text Box 13" o:spid="_x0000_s1031" type="#_x0000_t202" style="position:absolute;top:74860;width:59340;height:97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" stroked="f">
                  <v:textbox style="mso-fit-shape-to-text:t" inset="0,0,0,0">
                    <w:txbxContent>
                      <w:p w14:paraId="664E11E6" w14:textId="32F3E084" w:rsidR="001D317D" w:rsidRPr="00F0434B" w:rsidRDefault="001D317D" w:rsidP="001D317D">
                        <w:pPr>
                          <w:pStyle w:val="Caption"/>
                          <w:jc w:val="both"/>
                          <w:rPr>
                            <w:i w:val="0"/>
                            <w:iCs w:val="0"/>
                            <w:color w:val="auto"/>
                            <w:sz w:val="22"/>
                            <w:szCs w:val="22"/>
                          </w:rPr>
                        </w:pPr>
                        <w:r w:rsidRPr="00F0434B">
                          <w:rPr>
                            <w:b/>
                            <w:bCs/>
                            <w:i w:val="0"/>
                            <w:iCs w:val="0"/>
                            <w:color w:val="auto"/>
                            <w:sz w:val="22"/>
                            <w:szCs w:val="22"/>
                          </w:rPr>
                          <w:t xml:space="preserve">Figure </w:t>
                        </w:r>
                        <w:r>
                          <w:rPr>
                            <w:b/>
                            <w:bCs/>
                            <w:i w:val="0"/>
                            <w:iCs w:val="0"/>
                            <w:color w:val="auto"/>
                            <w:sz w:val="22"/>
                            <w:szCs w:val="22"/>
                          </w:rPr>
                          <w:t xml:space="preserve">4. </w:t>
                        </w:r>
                        <w:r>
                          <w:rPr>
                            <w:i w:val="0"/>
                            <w:iCs w:val="0"/>
                            <w:color w:val="auto"/>
                            <w:sz w:val="22"/>
                            <w:szCs w:val="22"/>
                          </w:rPr>
                          <w:t>Maximu</w:t>
                        </w:r>
                        <w:ins w:id="3" w:author="Askary Hemmat, Mahsa [BBMBA]" w:date="2023-04-25T21:37:00Z">
                          <w:r w:rsidR="006B520F">
                            <w:rPr>
                              <w:i w:val="0"/>
                              <w:iCs w:val="0"/>
                              <w:color w:val="auto"/>
                              <w:sz w:val="22"/>
                              <w:szCs w:val="22"/>
                            </w:rPr>
                            <w:t>m</w:t>
                          </w:r>
                        </w:ins>
                        <w:del w:id="4" w:author="Askary Hemmat, Mahsa [BBMBA]" w:date="2023-04-25T21:37:00Z">
                          <w:r w:rsidDel="006B520F">
                            <w:rPr>
                              <w:i w:val="0"/>
                              <w:iCs w:val="0"/>
                              <w:color w:val="auto"/>
                              <w:sz w:val="22"/>
                              <w:szCs w:val="22"/>
                            </w:rPr>
                            <w:delText>n</w:delText>
                          </w:r>
                        </w:del>
                        <w:r>
                          <w:rPr>
                            <w:i w:val="0"/>
                            <w:iCs w:val="0"/>
                            <w:color w:val="auto"/>
                            <w:sz w:val="22"/>
                            <w:szCs w:val="22"/>
                          </w:rPr>
                          <w:t xml:space="preserve"> likelihood analysis</w:t>
                        </w:r>
                        <w:r w:rsidRPr="00F0434B">
                          <w:rPr>
                            <w:i w:val="0"/>
                            <w:iCs w:val="0"/>
                            <w:color w:val="auto"/>
                            <w:sz w:val="22"/>
                            <w:szCs w:val="22"/>
                          </w:rPr>
                          <w:t xml:space="preserve"> of A) part 1 (resembling DNA-directed DNA-polymerase) and B) part 2 (resembling DNA-directed RNA-polymerase) of </w:t>
                        </w:r>
                        <w:r w:rsidRPr="00F0434B">
                          <w:rPr>
                            <w:color w:val="auto"/>
                            <w:sz w:val="22"/>
                            <w:szCs w:val="22"/>
                          </w:rPr>
                          <w:t>ORF1540</w:t>
                        </w:r>
                        <w:r w:rsidRPr="00F0434B">
                          <w:rPr>
                            <w:i w:val="0"/>
                            <w:iCs w:val="0"/>
                            <w:color w:val="auto"/>
                            <w:sz w:val="22"/>
                            <w:szCs w:val="22"/>
                          </w:rPr>
                          <w:t xml:space="preserve"> within the </w:t>
                        </w:r>
                        <w:r w:rsidRPr="00EB31B7">
                          <w:rPr>
                            <w:color w:val="auto"/>
                            <w:sz w:val="22"/>
                            <w:szCs w:val="22"/>
                          </w:rPr>
                          <w:t>A. acuta</w:t>
                        </w:r>
                        <w:r w:rsidRPr="00F0434B">
                          <w:rPr>
                            <w:i w:val="0"/>
                            <w:iCs w:val="0"/>
                            <w:color w:val="auto"/>
                            <w:sz w:val="22"/>
                            <w:szCs w:val="22"/>
                          </w:rPr>
                          <w:t xml:space="preserve"> (red) mitogenome. Part 1 is most closely related to a gene found within the mitogenome of the demosponge </w:t>
                        </w:r>
                        <w:proofErr w:type="spellStart"/>
                        <w:r w:rsidRPr="00F0434B">
                          <w:rPr>
                            <w:color w:val="auto"/>
                            <w:sz w:val="22"/>
                            <w:szCs w:val="22"/>
                          </w:rPr>
                          <w:t>Amphimedon</w:t>
                        </w:r>
                        <w:proofErr w:type="spellEnd"/>
                        <w:r w:rsidRPr="00F0434B">
                          <w:rPr>
                            <w:color w:val="auto"/>
                            <w:sz w:val="22"/>
                            <w:szCs w:val="22"/>
                          </w:rPr>
                          <w:t xml:space="preserve"> </w:t>
                        </w:r>
                        <w:proofErr w:type="spellStart"/>
                        <w:r w:rsidRPr="00F0434B">
                          <w:rPr>
                            <w:color w:val="auto"/>
                            <w:sz w:val="22"/>
                            <w:szCs w:val="22"/>
                          </w:rPr>
                          <w:t>queenslandica</w:t>
                        </w:r>
                        <w:proofErr w:type="spellEnd"/>
                        <w:r w:rsidRPr="00F0434B">
                          <w:rPr>
                            <w:i w:val="0"/>
                            <w:iCs w:val="0"/>
                            <w:color w:val="auto"/>
                            <w:sz w:val="22"/>
                            <w:szCs w:val="22"/>
                          </w:rPr>
                          <w:t>. Part 2 is most closely related to a gene found within the mitochondrial genome of the fung</w:t>
                        </w:r>
                        <w:r>
                          <w:rPr>
                            <w:i w:val="0"/>
                            <w:iCs w:val="0"/>
                            <w:color w:val="auto"/>
                            <w:sz w:val="22"/>
                            <w:szCs w:val="22"/>
                          </w:rPr>
                          <w:t>i</w:t>
                        </w:r>
                        <w:r w:rsidRPr="00F0434B">
                          <w:rPr>
                            <w:i w:val="0"/>
                            <w:iCs w:val="0"/>
                            <w:color w:val="auto"/>
                            <w:sz w:val="22"/>
                            <w:szCs w:val="22"/>
                          </w:rPr>
                          <w:t xml:space="preserve"> </w:t>
                        </w:r>
                        <w:proofErr w:type="spellStart"/>
                        <w:r w:rsidRPr="00F0434B">
                          <w:rPr>
                            <w:color w:val="auto"/>
                            <w:sz w:val="22"/>
                            <w:szCs w:val="22"/>
                          </w:rPr>
                          <w:t>Podospora</w:t>
                        </w:r>
                        <w:proofErr w:type="spellEnd"/>
                        <w:r w:rsidRPr="00F0434B">
                          <w:rPr>
                            <w:color w:val="auto"/>
                            <w:sz w:val="22"/>
                            <w:szCs w:val="22"/>
                          </w:rPr>
                          <w:t xml:space="preserve"> anserina</w:t>
                        </w:r>
                        <w:r>
                          <w:rPr>
                            <w:color w:val="auto"/>
                            <w:sz w:val="22"/>
                            <w:szCs w:val="22"/>
                          </w:rPr>
                          <w:t xml:space="preserve"> </w:t>
                        </w:r>
                        <w:r>
                          <w:rPr>
                            <w:i w:val="0"/>
                            <w:iCs w:val="0"/>
                            <w:color w:val="auto"/>
                            <w:sz w:val="22"/>
                            <w:szCs w:val="22"/>
                          </w:rPr>
                          <w:t>and</w:t>
                        </w:r>
                        <w:r w:rsidRPr="001E79F3">
                          <w:t xml:space="preserve"> </w:t>
                        </w:r>
                        <w:r w:rsidRPr="001E79F3">
                          <w:rPr>
                            <w:color w:val="auto"/>
                            <w:sz w:val="22"/>
                            <w:szCs w:val="22"/>
                          </w:rPr>
                          <w:t>Neurospora intermedia</w:t>
                        </w:r>
                        <w:r w:rsidRPr="00F0434B">
                          <w:rPr>
                            <w:i w:val="0"/>
                            <w:iCs w:val="0"/>
                            <w:color w:val="auto"/>
                            <w:sz w:val="22"/>
                            <w:szCs w:val="22"/>
                          </w:rPr>
                          <w:t xml:space="preserve">. Bootstrap values of 200 replicates are shown. </w:t>
                        </w:r>
                      </w:p>
                    </w:txbxContent>
                  </v:textbox>
                </v:shape>
                <w10:wrap type="topAndBottom"/>
              </v:group>
            </w:pict>
          </mc:Fallback>
        </mc:AlternateContent>
      </w:r>
      <w:r w:rsidR="009D7A8F">
        <w:rPr>
          <w:iCs/>
        </w:rPr>
        <w:t xml:space="preserve"> </w:t>
      </w:r>
    </w:p>
    <w:sectPr w:rsidR="0088179C" w:rsidRPr="003B6FC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skary Hemmat, Mahsa [BBMBA]" w:date="2023-04-25T21:56:00Z" w:initials="AHM[">
    <w:p w14:paraId="01208891" w14:textId="77777777" w:rsidR="00993916" w:rsidRDefault="00993916" w:rsidP="006E3452">
      <w:r>
        <w:rPr>
          <w:rStyle w:val="CommentReference"/>
        </w:rPr>
        <w:annotationRef/>
      </w:r>
      <w:r>
        <w:rPr>
          <w:sz w:val="20"/>
          <w:szCs w:val="20"/>
        </w:rPr>
        <w:t>Good job Momin! I think you have done a very interesting work here, The only change that I would suggest is to add a title to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2088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2CB17" w16cex:dateUtc="2023-04-26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208891" w16cid:durableId="27F2CB1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2C2623"/>
    <w:multiLevelType w:val="hybridMultilevel"/>
    <w:tmpl w:val="5CC2FD4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BD20476"/>
    <w:multiLevelType w:val="hybridMultilevel"/>
    <w:tmpl w:val="B6AC7138"/>
    <w:lvl w:ilvl="0" w:tplc="A370AA6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3566D2"/>
    <w:multiLevelType w:val="hybridMultilevel"/>
    <w:tmpl w:val="FF7265E0"/>
    <w:lvl w:ilvl="0" w:tplc="694E474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EF2C13"/>
    <w:multiLevelType w:val="hybridMultilevel"/>
    <w:tmpl w:val="3CDE69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14454144">
    <w:abstractNumId w:val="1"/>
  </w:num>
  <w:num w:numId="2" w16cid:durableId="2105950045">
    <w:abstractNumId w:val="3"/>
  </w:num>
  <w:num w:numId="3" w16cid:durableId="558978638">
    <w:abstractNumId w:val="2"/>
  </w:num>
  <w:num w:numId="4" w16cid:durableId="87353957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kary Hemmat, Mahsa [BBMBA]">
    <w15:presenceInfo w15:providerId="AD" w15:userId="S::mahsa@iastate.edu::ae662b11-3f3f-41a2-8e11-72a5eac9a1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M3NzQ0M7GwMLE0MDBR0lEKTi0uzszPAykwrAUAIbmA8ywAAAA="/>
  </w:docVars>
  <w:rsids>
    <w:rsidRoot w:val="00915AB3"/>
    <w:rsid w:val="00012EAD"/>
    <w:rsid w:val="00033526"/>
    <w:rsid w:val="0003470A"/>
    <w:rsid w:val="00046D18"/>
    <w:rsid w:val="000607D3"/>
    <w:rsid w:val="00066DD2"/>
    <w:rsid w:val="000B56B1"/>
    <w:rsid w:val="000B70FC"/>
    <w:rsid w:val="000D0ADB"/>
    <w:rsid w:val="00107F66"/>
    <w:rsid w:val="00177DE6"/>
    <w:rsid w:val="001B1EB0"/>
    <w:rsid w:val="001D317D"/>
    <w:rsid w:val="00204E81"/>
    <w:rsid w:val="002368F9"/>
    <w:rsid w:val="00311C07"/>
    <w:rsid w:val="00325A3F"/>
    <w:rsid w:val="003267AF"/>
    <w:rsid w:val="003B6FC1"/>
    <w:rsid w:val="003D5E1B"/>
    <w:rsid w:val="00411705"/>
    <w:rsid w:val="00460E48"/>
    <w:rsid w:val="004624A8"/>
    <w:rsid w:val="004A5F72"/>
    <w:rsid w:val="0053059B"/>
    <w:rsid w:val="00537D18"/>
    <w:rsid w:val="00556850"/>
    <w:rsid w:val="006063B2"/>
    <w:rsid w:val="00646AEB"/>
    <w:rsid w:val="006567E6"/>
    <w:rsid w:val="006B520F"/>
    <w:rsid w:val="006B5E34"/>
    <w:rsid w:val="006F1044"/>
    <w:rsid w:val="00701C95"/>
    <w:rsid w:val="007D2EF0"/>
    <w:rsid w:val="00810BB1"/>
    <w:rsid w:val="0088179C"/>
    <w:rsid w:val="008B0BF1"/>
    <w:rsid w:val="008B3E3C"/>
    <w:rsid w:val="008F3571"/>
    <w:rsid w:val="00907922"/>
    <w:rsid w:val="00915AB3"/>
    <w:rsid w:val="00964736"/>
    <w:rsid w:val="00992702"/>
    <w:rsid w:val="00993916"/>
    <w:rsid w:val="009C5CEE"/>
    <w:rsid w:val="009D7A8F"/>
    <w:rsid w:val="00AA3FFC"/>
    <w:rsid w:val="00AD193F"/>
    <w:rsid w:val="00AD2576"/>
    <w:rsid w:val="00AD31D3"/>
    <w:rsid w:val="00B43352"/>
    <w:rsid w:val="00C10B60"/>
    <w:rsid w:val="00C4003F"/>
    <w:rsid w:val="00C4215F"/>
    <w:rsid w:val="00C813F1"/>
    <w:rsid w:val="00C933B8"/>
    <w:rsid w:val="00DE1282"/>
    <w:rsid w:val="00E478BC"/>
    <w:rsid w:val="00E54CB6"/>
    <w:rsid w:val="00E56E2A"/>
    <w:rsid w:val="00E75DB9"/>
    <w:rsid w:val="00EB3081"/>
    <w:rsid w:val="00F4390F"/>
    <w:rsid w:val="00F67D87"/>
    <w:rsid w:val="00F773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4CD3D"/>
  <w15:chartTrackingRefBased/>
  <w15:docId w15:val="{74BBC013-FDB2-C74A-9A8C-6E9E5FA44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470A"/>
    <w:pPr>
      <w:ind w:left="720"/>
      <w:contextualSpacing/>
    </w:pPr>
  </w:style>
  <w:style w:type="paragraph" w:styleId="Caption">
    <w:name w:val="caption"/>
    <w:basedOn w:val="Normal"/>
    <w:next w:val="Normal"/>
    <w:uiPriority w:val="35"/>
    <w:unhideWhenUsed/>
    <w:qFormat/>
    <w:rsid w:val="00204E81"/>
    <w:pPr>
      <w:spacing w:after="200"/>
    </w:pPr>
    <w:rPr>
      <w:i/>
      <w:iCs/>
      <w:color w:val="44546A" w:themeColor="text2"/>
      <w:sz w:val="18"/>
      <w:szCs w:val="18"/>
    </w:rPr>
  </w:style>
  <w:style w:type="character" w:styleId="PlaceholderText">
    <w:name w:val="Placeholder Text"/>
    <w:basedOn w:val="DefaultParagraphFont"/>
    <w:uiPriority w:val="99"/>
    <w:semiHidden/>
    <w:rsid w:val="00C933B8"/>
    <w:rPr>
      <w:color w:val="808080"/>
    </w:rPr>
  </w:style>
  <w:style w:type="table" w:styleId="TableGrid">
    <w:name w:val="Table Grid"/>
    <w:basedOn w:val="TableNormal"/>
    <w:uiPriority w:val="39"/>
    <w:rsid w:val="008F35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B520F"/>
  </w:style>
  <w:style w:type="character" w:styleId="CommentReference">
    <w:name w:val="annotation reference"/>
    <w:basedOn w:val="DefaultParagraphFont"/>
    <w:uiPriority w:val="99"/>
    <w:semiHidden/>
    <w:unhideWhenUsed/>
    <w:rsid w:val="00993916"/>
    <w:rPr>
      <w:sz w:val="16"/>
      <w:szCs w:val="16"/>
    </w:rPr>
  </w:style>
  <w:style w:type="paragraph" w:styleId="CommentText">
    <w:name w:val="annotation text"/>
    <w:basedOn w:val="Normal"/>
    <w:link w:val="CommentTextChar"/>
    <w:uiPriority w:val="99"/>
    <w:semiHidden/>
    <w:unhideWhenUsed/>
    <w:rsid w:val="00993916"/>
    <w:rPr>
      <w:sz w:val="20"/>
      <w:szCs w:val="20"/>
    </w:rPr>
  </w:style>
  <w:style w:type="character" w:customStyle="1" w:styleId="CommentTextChar">
    <w:name w:val="Comment Text Char"/>
    <w:basedOn w:val="DefaultParagraphFont"/>
    <w:link w:val="CommentText"/>
    <w:uiPriority w:val="99"/>
    <w:semiHidden/>
    <w:rsid w:val="00993916"/>
    <w:rPr>
      <w:sz w:val="20"/>
      <w:szCs w:val="20"/>
    </w:rPr>
  </w:style>
  <w:style w:type="paragraph" w:styleId="CommentSubject">
    <w:name w:val="annotation subject"/>
    <w:basedOn w:val="CommentText"/>
    <w:next w:val="CommentText"/>
    <w:link w:val="CommentSubjectChar"/>
    <w:uiPriority w:val="99"/>
    <w:semiHidden/>
    <w:unhideWhenUsed/>
    <w:rsid w:val="00993916"/>
    <w:rPr>
      <w:b/>
      <w:bCs/>
    </w:rPr>
  </w:style>
  <w:style w:type="character" w:customStyle="1" w:styleId="CommentSubjectChar">
    <w:name w:val="Comment Subject Char"/>
    <w:basedOn w:val="CommentTextChar"/>
    <w:link w:val="CommentSubject"/>
    <w:uiPriority w:val="99"/>
    <w:semiHidden/>
    <w:rsid w:val="0099391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9</Pages>
  <Words>2177</Words>
  <Characters>12410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Momin [EEOBS]</dc:creator>
  <cp:keywords/>
  <dc:description/>
  <cp:lastModifiedBy>Askary Hemmat, Mahsa [BBMBA]</cp:lastModifiedBy>
  <cp:revision>48</cp:revision>
  <dcterms:created xsi:type="dcterms:W3CDTF">2023-04-21T17:08:00Z</dcterms:created>
  <dcterms:modified xsi:type="dcterms:W3CDTF">2023-04-26T02:58:00Z</dcterms:modified>
</cp:coreProperties>
</file>